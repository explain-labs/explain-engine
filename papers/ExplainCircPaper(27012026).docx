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418DF" w14:textId="126D8939" w:rsidR="003D4A22" w:rsidRPr="000B3348" w:rsidRDefault="003D4A22" w:rsidP="00E26FD8">
      <w:pPr>
        <w:pStyle w:val="Default"/>
        <w:jc w:val="center"/>
        <w:rPr>
          <w:rFonts w:ascii="Calibri" w:hAnsi="Calibri" w:cs="Calibri"/>
          <w:b/>
          <w:bCs/>
          <w:caps/>
          <w:noProof/>
          <w:sz w:val="20"/>
          <w:szCs w:val="20"/>
          <w:lang w:val="en-US"/>
        </w:rPr>
      </w:pPr>
      <w:bookmarkStart w:id="0" w:name="OLE_LINK1"/>
      <w:bookmarkStart w:id="1" w:name="OLE_LINK2"/>
      <w:r w:rsidRPr="000B3348">
        <w:rPr>
          <w:rFonts w:ascii="Calibri" w:hAnsi="Calibri" w:cs="Calibri"/>
          <w:b/>
          <w:bCs/>
          <w:caps/>
          <w:noProof/>
          <w:sz w:val="20"/>
          <w:szCs w:val="20"/>
          <w:lang w:val="en-US"/>
        </w:rPr>
        <w:t>An integrated model for simulation of neonatal physiology</w:t>
      </w:r>
    </w:p>
    <w:p w14:paraId="0BDAEEFE" w14:textId="77777777" w:rsidR="003D4A22" w:rsidRPr="000B3348" w:rsidRDefault="003D4A22" w:rsidP="00E26FD8">
      <w:pPr>
        <w:pStyle w:val="Default"/>
        <w:jc w:val="center"/>
        <w:rPr>
          <w:rFonts w:ascii="Calibri" w:hAnsi="Calibri" w:cs="Calibri"/>
          <w:b/>
          <w:bCs/>
          <w:caps/>
          <w:noProof/>
          <w:sz w:val="20"/>
          <w:szCs w:val="20"/>
          <w:lang w:val="en-US"/>
        </w:rPr>
      </w:pPr>
    </w:p>
    <w:p w14:paraId="690F40CA" w14:textId="77777777" w:rsidR="003D4A22" w:rsidRPr="000B3348" w:rsidRDefault="003D4A22" w:rsidP="00E26FD8">
      <w:pPr>
        <w:pStyle w:val="Default"/>
        <w:jc w:val="center"/>
        <w:rPr>
          <w:rFonts w:ascii="Calibri" w:hAnsi="Calibri" w:cs="Calibri"/>
          <w:b/>
          <w:bCs/>
          <w:caps/>
          <w:noProof/>
          <w:sz w:val="20"/>
          <w:szCs w:val="20"/>
          <w:lang w:val="en-US"/>
        </w:rPr>
      </w:pPr>
      <w:r w:rsidRPr="000B3348">
        <w:rPr>
          <w:rFonts w:ascii="Calibri" w:hAnsi="Calibri" w:cs="Calibri"/>
          <w:b/>
          <w:bCs/>
          <w:caps/>
          <w:noProof/>
          <w:sz w:val="20"/>
          <w:szCs w:val="20"/>
          <w:lang w:val="en-US"/>
        </w:rPr>
        <w:t>THE Cardiovascular system</w:t>
      </w:r>
    </w:p>
    <w:p w14:paraId="09358045" w14:textId="77777777" w:rsidR="003D4A22" w:rsidRPr="000B3348" w:rsidRDefault="003D4A22" w:rsidP="00E26FD8">
      <w:pPr>
        <w:pStyle w:val="NoSpacing"/>
        <w:jc w:val="center"/>
        <w:rPr>
          <w:rFonts w:ascii="Calibri" w:hAnsi="Calibri" w:cs="Calibri"/>
          <w:noProof/>
          <w:sz w:val="20"/>
          <w:szCs w:val="20"/>
        </w:rPr>
      </w:pPr>
    </w:p>
    <w:p w14:paraId="17DCCF6A" w14:textId="0560FD9D" w:rsidR="003D4A22" w:rsidRPr="000B3348" w:rsidRDefault="003D4A22" w:rsidP="00A6083B">
      <w:pPr>
        <w:pStyle w:val="NoSpacing"/>
        <w:jc w:val="center"/>
        <w:rPr>
          <w:rFonts w:ascii="Calibri" w:hAnsi="Calibri" w:cs="Calibri"/>
          <w:noProof/>
          <w:sz w:val="20"/>
          <w:szCs w:val="20"/>
        </w:rPr>
      </w:pPr>
      <w:r w:rsidRPr="000B3348">
        <w:rPr>
          <w:rFonts w:ascii="Calibri" w:hAnsi="Calibri" w:cs="Calibri"/>
          <w:noProof/>
          <w:sz w:val="20"/>
          <w:szCs w:val="20"/>
        </w:rPr>
        <w:t>Antonius TAJ, van Meurs WL, Westerhof BE, de Boode WP</w:t>
      </w:r>
    </w:p>
    <w:p w14:paraId="6CDB4C86" w14:textId="77777777" w:rsidR="00A6083B" w:rsidRPr="000B3348" w:rsidRDefault="00A6083B" w:rsidP="00A6083B">
      <w:pPr>
        <w:pStyle w:val="NoSpacing"/>
        <w:jc w:val="center"/>
        <w:rPr>
          <w:rFonts w:ascii="Calibri" w:hAnsi="Calibri" w:cs="Calibri"/>
          <w:noProof/>
          <w:sz w:val="20"/>
          <w:szCs w:val="20"/>
        </w:rPr>
      </w:pPr>
    </w:p>
    <w:p w14:paraId="0D0DC923" w14:textId="2A9ADB91" w:rsidR="003D4A22" w:rsidRPr="000B3348" w:rsidRDefault="003D4A22" w:rsidP="00E26FD8">
      <w:pPr>
        <w:pStyle w:val="NoSpacing"/>
        <w:jc w:val="center"/>
        <w:rPr>
          <w:rFonts w:ascii="Calibri" w:hAnsi="Calibri" w:cs="Calibri"/>
          <w:noProof/>
          <w:sz w:val="20"/>
          <w:szCs w:val="20"/>
        </w:rPr>
      </w:pPr>
      <w:r w:rsidRPr="000B3348">
        <w:rPr>
          <w:rFonts w:ascii="Calibri" w:hAnsi="Calibri" w:cs="Calibri"/>
          <w:noProof/>
          <w:sz w:val="20"/>
          <w:szCs w:val="20"/>
        </w:rPr>
        <w:t>TA, Dec 1</w:t>
      </w:r>
      <w:r w:rsidR="002338DC" w:rsidRPr="000B3348">
        <w:rPr>
          <w:rFonts w:ascii="Calibri" w:hAnsi="Calibri" w:cs="Calibri"/>
          <w:noProof/>
          <w:sz w:val="20"/>
          <w:szCs w:val="20"/>
        </w:rPr>
        <w:t>1</w:t>
      </w:r>
      <w:r w:rsidRPr="000B3348">
        <w:rPr>
          <w:rFonts w:ascii="Calibri" w:hAnsi="Calibri" w:cs="Calibri"/>
          <w:noProof/>
          <w:sz w:val="20"/>
          <w:szCs w:val="20"/>
        </w:rPr>
        <w:t>, 2025</w:t>
      </w:r>
    </w:p>
    <w:p w14:paraId="64E9FCF5" w14:textId="77777777" w:rsidR="003D4A22" w:rsidRPr="000B3348" w:rsidRDefault="003D4A22" w:rsidP="00E26FD8">
      <w:pPr>
        <w:pStyle w:val="NoSpacing"/>
        <w:jc w:val="center"/>
        <w:rPr>
          <w:rFonts w:ascii="Calibri" w:hAnsi="Calibri" w:cs="Calibri"/>
          <w:noProof/>
          <w:sz w:val="20"/>
          <w:szCs w:val="20"/>
        </w:rPr>
      </w:pPr>
    </w:p>
    <w:p w14:paraId="7F9A3A83" w14:textId="5A0CE999" w:rsidR="003D4A22" w:rsidRPr="000B3348" w:rsidRDefault="003D4A22" w:rsidP="00E26FD8">
      <w:pPr>
        <w:pStyle w:val="NoSpacing"/>
        <w:jc w:val="center"/>
        <w:rPr>
          <w:rFonts w:ascii="Calibri" w:hAnsi="Calibri" w:cs="Calibri"/>
          <w:noProof/>
          <w:sz w:val="20"/>
          <w:szCs w:val="20"/>
        </w:rPr>
      </w:pPr>
      <w:r w:rsidRPr="000B3348">
        <w:rPr>
          <w:rFonts w:ascii="Calibri" w:hAnsi="Calibri" w:cs="Calibri"/>
          <w:noProof/>
          <w:sz w:val="20"/>
          <w:szCs w:val="20"/>
        </w:rPr>
        <w:t>Target journal: Pediatric Research.</w:t>
      </w:r>
    </w:p>
    <w:p w14:paraId="5AC3A8ED" w14:textId="77777777" w:rsidR="003D4A22" w:rsidRPr="000B3348" w:rsidRDefault="003D4A22" w:rsidP="00E26FD8">
      <w:pPr>
        <w:jc w:val="center"/>
        <w:rPr>
          <w:rFonts w:ascii="Calibri" w:hAnsi="Calibri" w:cs="Calibri"/>
          <w:b/>
          <w:bCs/>
          <w:caps/>
          <w:noProof/>
          <w:sz w:val="20"/>
          <w:szCs w:val="20"/>
        </w:rPr>
      </w:pPr>
      <w:r w:rsidRPr="000B3348">
        <w:rPr>
          <w:rFonts w:ascii="Calibri" w:hAnsi="Calibri" w:cs="Calibri"/>
          <w:b/>
          <w:bCs/>
          <w:caps/>
          <w:noProof/>
          <w:sz w:val="20"/>
          <w:szCs w:val="20"/>
        </w:rPr>
        <w:br w:type="page"/>
      </w:r>
    </w:p>
    <w:p w14:paraId="1F34772C" w14:textId="77777777" w:rsidR="003D4A22" w:rsidRPr="000B3348" w:rsidRDefault="003D4A22" w:rsidP="00E26FD8">
      <w:pPr>
        <w:pStyle w:val="NoSpacing"/>
        <w:jc w:val="both"/>
        <w:rPr>
          <w:rFonts w:ascii="Calibri" w:hAnsi="Calibri" w:cs="Calibri"/>
          <w:b/>
          <w:bCs/>
          <w:caps/>
          <w:noProof/>
          <w:sz w:val="20"/>
          <w:szCs w:val="20"/>
        </w:rPr>
      </w:pPr>
      <w:r w:rsidRPr="000B3348">
        <w:rPr>
          <w:rFonts w:ascii="Calibri" w:hAnsi="Calibri" w:cs="Calibri"/>
          <w:b/>
          <w:bCs/>
          <w:caps/>
          <w:noProof/>
          <w:sz w:val="20"/>
          <w:szCs w:val="20"/>
        </w:rPr>
        <w:lastRenderedPageBreak/>
        <w:t>ABSTRACT</w:t>
      </w:r>
    </w:p>
    <w:p w14:paraId="3ACC9C1D" w14:textId="77777777" w:rsidR="003D4A22" w:rsidRPr="000B3348" w:rsidRDefault="003D4A22" w:rsidP="00E26FD8">
      <w:pPr>
        <w:pStyle w:val="NoSpacing"/>
        <w:jc w:val="both"/>
        <w:rPr>
          <w:rFonts w:ascii="Calibri" w:hAnsi="Calibri" w:cs="Calibri"/>
          <w:noProof/>
          <w:sz w:val="20"/>
          <w:szCs w:val="20"/>
        </w:rPr>
      </w:pPr>
    </w:p>
    <w:p w14:paraId="568DE92A" w14:textId="298B6F5D"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physiology of critically ill neonates is complex and frequently only partially understood.  Diagnostic reasoning, clinical decision making, and communication between members of the healthcare team often take place under time pressure.  Explanatory models: interactive, animated visualizations of models of human physiology hold promise to assist clinicians in these challenging cognitive tasks. Here we describe the conceptual and mathematical underpinnings of an integrated model, focusing on the cardiovascular system for neonatal physiology. The core of the proposed model, called “EXPLAIN” is a pulsatile, lumped-parameter representation of the neonatal heart and vascular system that accommodates multiple neonatal-specific features (e.g. foramen ovale and ductus arteriosus). We demonstrate the model’s ability to replicate both normal neonatal hemodynamics and pathological</w:t>
      </w:r>
      <w:r w:rsidR="001E0B8F">
        <w:rPr>
          <w:rFonts w:ascii="Calibri" w:hAnsi="Calibri" w:cs="Calibri"/>
          <w:noProof/>
          <w:sz w:val="20"/>
          <w:szCs w:val="20"/>
        </w:rPr>
        <w:t xml:space="preserve"> </w:t>
      </w:r>
      <w:r w:rsidRPr="000B3348">
        <w:rPr>
          <w:rFonts w:ascii="Calibri" w:hAnsi="Calibri" w:cs="Calibri"/>
          <w:noProof/>
          <w:sz w:val="20"/>
          <w:szCs w:val="20"/>
        </w:rPr>
        <w:t xml:space="preserve">conditions such as a patent ductus arteriosus and </w:t>
      </w:r>
      <w:commentRangeStart w:id="2"/>
      <w:commentRangeStart w:id="3"/>
      <w:r w:rsidR="00B255AC" w:rsidRPr="000B3348">
        <w:rPr>
          <w:rFonts w:ascii="Calibri" w:hAnsi="Calibri" w:cs="Calibri"/>
          <w:noProof/>
          <w:sz w:val="20"/>
          <w:szCs w:val="20"/>
        </w:rPr>
        <w:t xml:space="preserve">acute </w:t>
      </w:r>
      <w:r w:rsidRPr="000B3348">
        <w:rPr>
          <w:rFonts w:ascii="Calibri" w:hAnsi="Calibri" w:cs="Calibri"/>
          <w:noProof/>
          <w:sz w:val="20"/>
          <w:szCs w:val="20"/>
        </w:rPr>
        <w:t xml:space="preserve">pulmonary hypertension </w:t>
      </w:r>
      <w:commentRangeEnd w:id="2"/>
      <w:r w:rsidR="00B255AC" w:rsidRPr="000B3348">
        <w:rPr>
          <w:rStyle w:val="CommentReference"/>
          <w:rFonts w:ascii="Calibri" w:hAnsi="Calibri" w:cs="Calibri"/>
          <w:snapToGrid w:val="0"/>
        </w:rPr>
        <w:commentReference w:id="2"/>
      </w:r>
      <w:commentRangeEnd w:id="3"/>
      <w:r w:rsidR="00654F10" w:rsidRPr="000B3348">
        <w:rPr>
          <w:rStyle w:val="CommentReference"/>
          <w:rFonts w:ascii="Calibri" w:hAnsi="Calibri" w:cs="Calibri"/>
          <w:snapToGrid w:val="0"/>
        </w:rPr>
        <w:commentReference w:id="3"/>
      </w:r>
      <w:r w:rsidRPr="000B3348">
        <w:rPr>
          <w:rFonts w:ascii="Calibri" w:hAnsi="Calibri" w:cs="Calibri"/>
          <w:noProof/>
          <w:sz w:val="20"/>
          <w:szCs w:val="20"/>
        </w:rPr>
        <w:t xml:space="preserve">using published literature as target data. Simulation results show close agreement with measured values for hemodynamic </w:t>
      </w:r>
      <w:r w:rsidR="001E0B8F">
        <w:rPr>
          <w:rFonts w:ascii="Calibri" w:hAnsi="Calibri" w:cs="Calibri"/>
          <w:noProof/>
          <w:sz w:val="20"/>
          <w:szCs w:val="20"/>
        </w:rPr>
        <w:t>quantities</w:t>
      </w:r>
      <w:r w:rsidRPr="000B3348">
        <w:rPr>
          <w:rFonts w:ascii="Calibri" w:hAnsi="Calibri" w:cs="Calibri"/>
          <w:noProof/>
          <w:sz w:val="20"/>
          <w:szCs w:val="20"/>
        </w:rPr>
        <w:t xml:space="preserve"> as cardiac output, blood pressures and ductal Doppler flow patterns under various shunt </w:t>
      </w:r>
      <w:r w:rsidR="00654F10" w:rsidRPr="000B3348">
        <w:rPr>
          <w:rFonts w:ascii="Calibri" w:hAnsi="Calibri" w:cs="Calibri"/>
          <w:noProof/>
          <w:sz w:val="20"/>
          <w:szCs w:val="20"/>
        </w:rPr>
        <w:t>magnitudes</w:t>
      </w:r>
      <w:r w:rsidRPr="000B3348">
        <w:rPr>
          <w:rFonts w:ascii="Calibri" w:hAnsi="Calibri" w:cs="Calibri"/>
          <w:noProof/>
          <w:sz w:val="20"/>
          <w:szCs w:val="20"/>
        </w:rPr>
        <w:t>. An EXPLAIN user environment, running the model in real time, is freely available online (</w:t>
      </w:r>
      <w:hyperlink r:id="rId12" w:history="1">
        <w:r w:rsidRPr="000B3348">
          <w:rPr>
            <w:rStyle w:val="Hyperlink"/>
            <w:rFonts w:ascii="Calibri" w:hAnsi="Calibri" w:cs="Calibri"/>
            <w:noProof/>
            <w:sz w:val="20"/>
            <w:szCs w:val="20"/>
          </w:rPr>
          <w:t>https://explain-user.com</w:t>
        </w:r>
      </w:hyperlink>
      <w:r w:rsidRPr="000B3348">
        <w:rPr>
          <w:rFonts w:ascii="Calibri" w:hAnsi="Calibri" w:cs="Calibri"/>
          <w:noProof/>
          <w:sz w:val="20"/>
          <w:szCs w:val="20"/>
        </w:rPr>
        <w:t>) and annotated Python source code</w:t>
      </w:r>
      <w:r w:rsidR="001E0B8F">
        <w:rPr>
          <w:rFonts w:ascii="Calibri" w:hAnsi="Calibri" w:cs="Calibri"/>
          <w:noProof/>
          <w:sz w:val="20"/>
          <w:szCs w:val="20"/>
        </w:rPr>
        <w:t xml:space="preserve"> is provided</w:t>
      </w:r>
      <w:r w:rsidRPr="000B3348">
        <w:rPr>
          <w:rFonts w:ascii="Calibri" w:hAnsi="Calibri" w:cs="Calibri"/>
          <w:noProof/>
          <w:sz w:val="20"/>
          <w:szCs w:val="20"/>
        </w:rPr>
        <w:t xml:space="preserve"> for researchers, ensuring transparency and extensibility.</w:t>
      </w:r>
    </w:p>
    <w:p w14:paraId="1D36C7ED" w14:textId="77777777" w:rsidR="003D4A22" w:rsidRPr="000B3348" w:rsidRDefault="003D4A22" w:rsidP="00E26FD8">
      <w:pPr>
        <w:jc w:val="both"/>
        <w:rPr>
          <w:rFonts w:ascii="Calibri" w:hAnsi="Calibri" w:cs="Calibri"/>
          <w:b/>
          <w:bCs/>
          <w:caps/>
          <w:noProof/>
          <w:sz w:val="20"/>
          <w:szCs w:val="20"/>
        </w:rPr>
      </w:pPr>
      <w:r w:rsidRPr="000B3348">
        <w:rPr>
          <w:rFonts w:ascii="Calibri" w:hAnsi="Calibri" w:cs="Calibri"/>
          <w:b/>
          <w:bCs/>
          <w:caps/>
          <w:noProof/>
          <w:sz w:val="20"/>
          <w:szCs w:val="20"/>
        </w:rPr>
        <w:br w:type="page"/>
      </w:r>
    </w:p>
    <w:p w14:paraId="59A09681" w14:textId="77777777" w:rsidR="003D4A22" w:rsidRPr="000B3348" w:rsidRDefault="003D4A22" w:rsidP="00E26FD8">
      <w:pPr>
        <w:pStyle w:val="NoSpacing"/>
        <w:jc w:val="both"/>
        <w:rPr>
          <w:rFonts w:ascii="Calibri" w:hAnsi="Calibri" w:cs="Calibri"/>
          <w:noProof/>
          <w:sz w:val="20"/>
          <w:szCs w:val="20"/>
        </w:rPr>
      </w:pPr>
    </w:p>
    <w:p w14:paraId="00BAB0AD" w14:textId="77777777" w:rsidR="003D4A22" w:rsidRPr="000B3348" w:rsidRDefault="003D4A22" w:rsidP="00E26FD8">
      <w:pPr>
        <w:pStyle w:val="NoSpacing"/>
        <w:numPr>
          <w:ilvl w:val="0"/>
          <w:numId w:val="20"/>
        </w:numPr>
        <w:jc w:val="both"/>
        <w:rPr>
          <w:rFonts w:ascii="Calibri" w:hAnsi="Calibri" w:cs="Calibri"/>
          <w:b/>
          <w:bCs/>
          <w:caps/>
          <w:noProof/>
          <w:color w:val="000000"/>
          <w:sz w:val="20"/>
          <w:szCs w:val="20"/>
        </w:rPr>
      </w:pPr>
      <w:r w:rsidRPr="000B3348">
        <w:rPr>
          <w:rFonts w:ascii="Calibri" w:hAnsi="Calibri" w:cs="Calibri"/>
          <w:b/>
          <w:bCs/>
          <w:caps/>
          <w:noProof/>
          <w:sz w:val="20"/>
          <w:szCs w:val="20"/>
        </w:rPr>
        <w:t>Introduction</w:t>
      </w:r>
    </w:p>
    <w:p w14:paraId="1518A036" w14:textId="3430313C" w:rsidR="003D4A22" w:rsidRPr="000B3348" w:rsidRDefault="003D4A22" w:rsidP="00E26FD8">
      <w:pPr>
        <w:pStyle w:val="NormalWeb"/>
        <w:ind w:firstLine="708"/>
        <w:jc w:val="both"/>
        <w:rPr>
          <w:rFonts w:ascii="Calibri" w:hAnsi="Calibri" w:cs="Calibri"/>
          <w:noProof/>
          <w:color w:val="000000"/>
          <w:sz w:val="20"/>
          <w:szCs w:val="20"/>
        </w:rPr>
      </w:pPr>
      <w:r w:rsidRPr="000B3348">
        <w:rPr>
          <w:rFonts w:ascii="Calibri" w:hAnsi="Calibri" w:cs="Calibri"/>
          <w:noProof/>
          <w:color w:val="000000"/>
          <w:sz w:val="20"/>
          <w:szCs w:val="20"/>
        </w:rPr>
        <w:t>Critically ill neonates exhibit complex and dynamically shifting physiology. Diagnostic reasoning and communication among healthcare professionals occur under time pressure, often with only partial information about the cardiorespiratory status. Explanatory models: visual, animated, interactive representations of underlying physiology, combined with interventions and clinical monitors</w:t>
      </w:r>
      <w:r w:rsidR="00104044" w:rsidRPr="000B3348">
        <w:rPr>
          <w:rFonts w:ascii="Calibri" w:hAnsi="Calibri" w:cs="Calibri"/>
          <w:noProof/>
          <w:color w:val="000000"/>
          <w:sz w:val="20"/>
          <w:szCs w:val="20"/>
        </w:rPr>
        <w:t xml:space="preserve"> </w:t>
      </w:r>
      <w:r w:rsidRPr="000B3348">
        <w:rPr>
          <w:rFonts w:ascii="Calibri" w:hAnsi="Calibri" w:cs="Calibri"/>
          <w:noProof/>
          <w:color w:val="000000"/>
          <w:sz w:val="20"/>
          <w:szCs w:val="20"/>
        </w:rPr>
        <w:t>can help bridge these gaps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fldData xml:space="preserve">PEVuZE5vdGU+PENpdGU+PEF1dGhvcj52YW4gTWV1cnM8L0F1dGhvcj48WWVhcj4yMDE4PC9ZZWFy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</w:fldData>
        </w:fldChar>
      </w:r>
      <w:r w:rsidR="00FC6B2C" w:rsidRPr="000B3348">
        <w:rPr>
          <w:rFonts w:ascii="Calibri" w:hAnsi="Calibri" w:cs="Calibri"/>
          <w:noProof/>
          <w:color w:val="000000"/>
          <w:sz w:val="20"/>
          <w:szCs w:val="20"/>
        </w:rPr>
        <w:instrText xml:space="preserve"> ADDIN EN.CITE </w:instrText>
      </w:r>
      <w:r w:rsidR="00FC6B2C" w:rsidRPr="000B3348">
        <w:rPr>
          <w:rFonts w:ascii="Calibri" w:hAnsi="Calibri" w:cs="Calibri"/>
          <w:noProof/>
          <w:color w:val="000000"/>
          <w:sz w:val="20"/>
          <w:szCs w:val="20"/>
        </w:rPr>
        <w:fldChar w:fldCharType="begin">
          <w:fldData xml:space="preserve">PEVuZE5vdGU+PENpdGU+PEF1dGhvcj52YW4gTWV1cnM8L0F1dGhvcj48WWVhcj4yMDE4PC9ZZWFy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</w:fldData>
        </w:fldChar>
      </w:r>
      <w:r w:rsidR="00FC6B2C" w:rsidRPr="000B3348">
        <w:rPr>
          <w:rFonts w:ascii="Calibri" w:hAnsi="Calibri" w:cs="Calibri"/>
          <w:noProof/>
          <w:color w:val="000000"/>
          <w:sz w:val="20"/>
          <w:szCs w:val="20"/>
        </w:rPr>
        <w:instrText xml:space="preserve"> ADDIN EN.CITE.DATA </w:instrText>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[1]</w:t>
      </w:r>
      <w:r w:rsidR="00FC6B2C" w:rsidRPr="000B3348">
        <w:rPr>
          <w:rFonts w:ascii="Calibri" w:hAnsi="Calibri" w:cs="Calibri"/>
          <w:noProof/>
          <w:color w:val="000000"/>
          <w:sz w:val="20"/>
          <w:szCs w:val="20"/>
        </w:rPr>
        <w:fldChar w:fldCharType="end"/>
      </w:r>
      <w:r w:rsidRPr="000B3348">
        <w:rPr>
          <w:rFonts w:ascii="Calibri" w:hAnsi="Calibri" w:cs="Calibri"/>
          <w:noProof/>
          <w:color w:val="000000"/>
          <w:sz w:val="20"/>
          <w:szCs w:val="20"/>
        </w:rPr>
        <w:t>. A new explanatory model for NICU clinicians and researchers (EXPLAIN) should allow for investigation of the norm scenarios:</w:t>
      </w:r>
    </w:p>
    <w:p w14:paraId="6CC6F668"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Apnea of prematurity</w:t>
      </w:r>
    </w:p>
    <w:p w14:paraId="27E7E15E"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Cardiogenic shock</w:t>
      </w:r>
    </w:p>
    <w:p w14:paraId="05BD8C5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Congenital diaphragmatic hernia</w:t>
      </w:r>
    </w:p>
    <w:p w14:paraId="53BCEFF8"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Infant respiratory distress syndrome</w:t>
      </w:r>
    </w:p>
    <w:p w14:paraId="124ED031"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Meconium aspiration syndrome</w:t>
      </w:r>
    </w:p>
    <w:p w14:paraId="7495AC22"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Patent ductus arteriosus (PDA)</w:t>
      </w:r>
      <w:r w:rsidRPr="000B3348">
        <w:rPr>
          <w:rFonts w:ascii="Calibri" w:hAnsi="Calibri" w:cs="Calibri"/>
          <w:noProof/>
          <w:color w:val="000000"/>
          <w:sz w:val="20"/>
          <w:szCs w:val="20"/>
          <w:vertAlign w:val="superscript"/>
        </w:rPr>
        <w:t>*</w:t>
      </w:r>
    </w:p>
    <w:p w14:paraId="2CF9875E" w14:textId="17C527A8" w:rsidR="003D4A22" w:rsidRPr="000B3348" w:rsidRDefault="007E0868"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 xml:space="preserve">Acute </w:t>
      </w:r>
      <w:r w:rsidR="003D4A22" w:rsidRPr="000B3348">
        <w:rPr>
          <w:rFonts w:ascii="Calibri" w:hAnsi="Calibri" w:cs="Calibri"/>
          <w:noProof/>
          <w:color w:val="000000"/>
          <w:sz w:val="20"/>
          <w:szCs w:val="20"/>
        </w:rPr>
        <w:t>pulmonary hypertension  (</w:t>
      </w:r>
      <w:r w:rsidRPr="000B3348">
        <w:rPr>
          <w:rFonts w:ascii="Calibri" w:hAnsi="Calibri" w:cs="Calibri"/>
          <w:noProof/>
          <w:color w:val="000000"/>
          <w:sz w:val="20"/>
          <w:szCs w:val="20"/>
        </w:rPr>
        <w:t>a</w:t>
      </w:r>
      <w:r w:rsidR="003D4A22" w:rsidRPr="000B3348">
        <w:rPr>
          <w:rFonts w:ascii="Calibri" w:hAnsi="Calibri" w:cs="Calibri"/>
          <w:noProof/>
          <w:color w:val="000000"/>
          <w:sz w:val="20"/>
          <w:szCs w:val="20"/>
        </w:rPr>
        <w:t>PH)</w:t>
      </w:r>
      <w:r w:rsidR="003D4A22" w:rsidRPr="000B3348">
        <w:rPr>
          <w:rFonts w:ascii="Calibri" w:hAnsi="Calibri" w:cs="Calibri"/>
          <w:noProof/>
          <w:color w:val="000000"/>
          <w:sz w:val="20"/>
          <w:szCs w:val="20"/>
          <w:vertAlign w:val="superscript"/>
        </w:rPr>
        <w:t>*</w:t>
      </w:r>
    </w:p>
    <w:p w14:paraId="7BCAF417"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Septic shock</w:t>
      </w:r>
    </w:p>
    <w:p w14:paraId="3403197B"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Severe bradycardia and cardiac arrest</w:t>
      </w:r>
    </w:p>
    <w:p w14:paraId="75F5589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Tension pneumothorax</w:t>
      </w:r>
    </w:p>
    <w:p w14:paraId="6053F7E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Hypoplastic left heart syndrome with and without closing or restricting shunts</w:t>
      </w:r>
    </w:p>
    <w:p w14:paraId="10599C4E" w14:textId="51F76C56"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color w:val="000000"/>
          <w:sz w:val="20"/>
          <w:szCs w:val="20"/>
        </w:rPr>
        <w:t>“Investigation” includes exploring physiological mechanisms and pathologies, assess</w:t>
      </w:r>
      <w:r w:rsidR="004D3EA7" w:rsidRPr="000B3348">
        <w:rPr>
          <w:rFonts w:ascii="Calibri" w:hAnsi="Calibri" w:cs="Calibri"/>
          <w:noProof/>
          <w:color w:val="000000"/>
          <w:sz w:val="20"/>
          <w:szCs w:val="20"/>
        </w:rPr>
        <w:t>ing</w:t>
      </w:r>
      <w:r w:rsidRPr="000B3348">
        <w:rPr>
          <w:rFonts w:ascii="Calibri" w:hAnsi="Calibri" w:cs="Calibri"/>
          <w:noProof/>
          <w:color w:val="000000"/>
          <w:sz w:val="20"/>
          <w:szCs w:val="20"/>
        </w:rPr>
        <w:t xml:space="preserve"> the impact of therapeutic interventions, and facilitat</w:t>
      </w:r>
      <w:r w:rsidR="004D3EA7" w:rsidRPr="000B3348">
        <w:rPr>
          <w:rFonts w:ascii="Calibri" w:hAnsi="Calibri" w:cs="Calibri"/>
          <w:noProof/>
          <w:color w:val="000000"/>
          <w:sz w:val="20"/>
          <w:szCs w:val="20"/>
        </w:rPr>
        <w:t>ing</w:t>
      </w:r>
      <w:r w:rsidRPr="000B3348">
        <w:rPr>
          <w:rFonts w:ascii="Calibri" w:hAnsi="Calibri" w:cs="Calibri"/>
          <w:noProof/>
          <w:color w:val="000000"/>
          <w:sz w:val="20"/>
          <w:szCs w:val="20"/>
        </w:rPr>
        <w:t xml:space="preserve"> case discussion and hypothesis testing.</w:t>
      </w:r>
      <w:r w:rsidR="008F042C" w:rsidRPr="000B3348">
        <w:rPr>
          <w:rFonts w:ascii="Calibri" w:hAnsi="Calibri" w:cs="Calibri"/>
          <w:noProof/>
          <w:color w:val="EE0000"/>
          <w:sz w:val="20"/>
          <w:szCs w:val="20"/>
        </w:rPr>
        <w:t xml:space="preserve"> </w:t>
      </w:r>
      <w:r w:rsidRPr="000B3348">
        <w:rPr>
          <w:rFonts w:ascii="Calibri" w:hAnsi="Calibri" w:cs="Calibri"/>
          <w:noProof/>
          <w:color w:val="000000"/>
          <w:sz w:val="20"/>
          <w:szCs w:val="20"/>
        </w:rPr>
        <w:t>EXPLAIN requires an integrated mathematical model of neonatal cardiorespiratory physiology. Existing models  do not meet these ambitious objectives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fldData xml:space="preserve">PEVuZE5vdGU+PENpdGU+PEF1dGhvcj5BbGxlbjwvQXV0aG9yPjxZZWFyPjE5Nzc8L1llYXI+PFJl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</w:fldData>
        </w:fldChar>
      </w:r>
      <w:r w:rsidR="00FC6B2C" w:rsidRPr="000B3348">
        <w:rPr>
          <w:rFonts w:ascii="Calibri" w:hAnsi="Calibri" w:cs="Calibri"/>
          <w:noProof/>
          <w:color w:val="000000"/>
          <w:sz w:val="20"/>
          <w:szCs w:val="20"/>
        </w:rPr>
        <w:instrText xml:space="preserve"> ADDIN EN.CITE </w:instrText>
      </w:r>
      <w:r w:rsidR="00FC6B2C" w:rsidRPr="000B3348">
        <w:rPr>
          <w:rFonts w:ascii="Calibri" w:hAnsi="Calibri" w:cs="Calibri"/>
          <w:noProof/>
          <w:color w:val="000000"/>
          <w:sz w:val="20"/>
          <w:szCs w:val="20"/>
        </w:rPr>
        <w:fldChar w:fldCharType="begin">
          <w:fldData xml:space="preserve">PEVuZE5vdGU+PENpdGU+PEF1dGhvcj5BbGxlbjwvQXV0aG9yPjxZZWFyPjE5Nzc8L1llYXI+PFJl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</w:fldData>
        </w:fldChar>
      </w:r>
      <w:r w:rsidR="00FC6B2C" w:rsidRPr="000B3348">
        <w:rPr>
          <w:rFonts w:ascii="Calibri" w:hAnsi="Calibri" w:cs="Calibri"/>
          <w:noProof/>
          <w:color w:val="000000"/>
          <w:sz w:val="20"/>
          <w:szCs w:val="20"/>
        </w:rPr>
        <w:instrText xml:space="preserve"> ADDIN EN.CITE.DATA </w:instrText>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[2-9]</w:t>
      </w:r>
      <w:r w:rsidR="00FC6B2C" w:rsidRPr="000B3348">
        <w:rPr>
          <w:rFonts w:ascii="Calibri" w:hAnsi="Calibri" w:cs="Calibri"/>
          <w:noProof/>
          <w:color w:val="000000"/>
          <w:sz w:val="20"/>
          <w:szCs w:val="20"/>
        </w:rPr>
        <w:fldChar w:fldCharType="end"/>
      </w:r>
      <w:r w:rsidRPr="000B3348">
        <w:rPr>
          <w:rFonts w:ascii="Calibri" w:hAnsi="Calibri" w:cs="Calibri"/>
          <w:noProof/>
          <w:color w:val="000000"/>
          <w:sz w:val="20"/>
          <w:szCs w:val="20"/>
        </w:rPr>
        <w:t xml:space="preserve">. A new integrated cardiorespiratory model is based on the principles outlined </w:t>
      </w:r>
      <w:r w:rsidR="008F042C" w:rsidRPr="000B3348">
        <w:rPr>
          <w:rFonts w:ascii="Calibri" w:hAnsi="Calibri" w:cs="Calibri"/>
          <w:noProof/>
          <w:color w:val="000000"/>
          <w:sz w:val="20"/>
          <w:szCs w:val="20"/>
        </w:rPr>
        <w:t>by van Meurs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r>
      <w:r w:rsidR="00FC6B2C" w:rsidRPr="000B3348">
        <w:rPr>
          <w:rFonts w:ascii="Calibri" w:hAnsi="Calibri" w:cs="Calibri"/>
          <w:noProof/>
          <w:color w:val="000000"/>
          <w:sz w:val="20"/>
          <w:szCs w:val="20"/>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[10]</w:t>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themeColor="text1"/>
          <w:sz w:val="20"/>
          <w:szCs w:val="20"/>
        </w:rPr>
        <w:t>.</w:t>
      </w:r>
      <w:r w:rsidRPr="000B3348">
        <w:rPr>
          <w:rFonts w:ascii="Calibri" w:hAnsi="Calibri" w:cs="Calibri"/>
          <w:noProof/>
          <w:color w:val="EE0000"/>
          <w:sz w:val="20"/>
          <w:szCs w:val="20"/>
        </w:rPr>
        <w:t xml:space="preserve"> </w:t>
      </w:r>
      <w:r w:rsidRPr="000B3348">
        <w:rPr>
          <w:rFonts w:ascii="Calibri" w:hAnsi="Calibri" w:cs="Calibri"/>
          <w:noProof/>
          <w:color w:val="000000"/>
          <w:sz w:val="20"/>
          <w:szCs w:val="20"/>
        </w:rPr>
        <w:t xml:space="preserve">In this paper the controlled cardiovascular model for the term neonate is introduced. It is validated at baseline, </w:t>
      </w:r>
      <w:r w:rsidR="000136A3" w:rsidRPr="000B3348">
        <w:rPr>
          <w:rFonts w:ascii="Calibri" w:hAnsi="Calibri" w:cs="Calibri"/>
          <w:noProof/>
          <w:color w:val="000000"/>
          <w:sz w:val="20"/>
          <w:szCs w:val="20"/>
        </w:rPr>
        <w:t xml:space="preserve">and </w:t>
      </w:r>
      <w:r w:rsidRPr="000B3348">
        <w:rPr>
          <w:rFonts w:ascii="Calibri" w:hAnsi="Calibri" w:cs="Calibri"/>
          <w:noProof/>
          <w:color w:val="000000"/>
          <w:sz w:val="20"/>
          <w:szCs w:val="20"/>
        </w:rPr>
        <w:t xml:space="preserve">for the PDA and </w:t>
      </w:r>
      <w:r w:rsidR="004D3EA7" w:rsidRPr="000B3348">
        <w:rPr>
          <w:rFonts w:ascii="Calibri" w:hAnsi="Calibri" w:cs="Calibri"/>
          <w:noProof/>
          <w:color w:val="000000"/>
          <w:sz w:val="20"/>
          <w:szCs w:val="20"/>
        </w:rPr>
        <w:t>a</w:t>
      </w:r>
      <w:r w:rsidRPr="000B3348">
        <w:rPr>
          <w:rFonts w:ascii="Calibri" w:hAnsi="Calibri" w:cs="Calibri"/>
          <w:noProof/>
          <w:color w:val="000000"/>
          <w:sz w:val="20"/>
          <w:szCs w:val="20"/>
        </w:rPr>
        <w:t xml:space="preserve">PH conditions. </w:t>
      </w:r>
      <w:r w:rsidR="000136A3" w:rsidRPr="000B3348">
        <w:rPr>
          <w:rFonts w:ascii="Calibri" w:hAnsi="Calibri" w:cs="Calibri"/>
          <w:color w:val="000000"/>
          <w:sz w:val="20"/>
          <w:szCs w:val="20"/>
        </w:rPr>
        <w:t xml:space="preserve">The neonatal respiratory model, encompassing breathing, ventilation, gas exchange, gas transport, and metabolism, </w:t>
      </w:r>
      <w:r w:rsidR="001E0B8F">
        <w:rPr>
          <w:rFonts w:ascii="Calibri" w:hAnsi="Calibri" w:cs="Calibri"/>
          <w:color w:val="000000"/>
          <w:sz w:val="20"/>
          <w:szCs w:val="20"/>
        </w:rPr>
        <w:t>will be</w:t>
      </w:r>
      <w:r w:rsidR="000136A3" w:rsidRPr="000B3348">
        <w:rPr>
          <w:rFonts w:ascii="Calibri" w:hAnsi="Calibri" w:cs="Calibri"/>
          <w:color w:val="000000"/>
          <w:sz w:val="20"/>
          <w:szCs w:val="20"/>
        </w:rPr>
        <w:t xml:space="preserve"> described in a </w:t>
      </w:r>
      <w:commentRangeStart w:id="4"/>
      <w:commentRangeStart w:id="5"/>
      <w:r w:rsidR="009D0144" w:rsidRPr="000B3348">
        <w:rPr>
          <w:rFonts w:ascii="Calibri" w:hAnsi="Calibri" w:cs="Calibri"/>
          <w:color w:val="000000"/>
          <w:sz w:val="20"/>
          <w:szCs w:val="20"/>
        </w:rPr>
        <w:t xml:space="preserve">separate </w:t>
      </w:r>
      <w:r w:rsidR="000136A3" w:rsidRPr="000B3348">
        <w:rPr>
          <w:rFonts w:ascii="Calibri" w:hAnsi="Calibri" w:cs="Calibri"/>
          <w:color w:val="000000"/>
          <w:sz w:val="20"/>
          <w:szCs w:val="20"/>
        </w:rPr>
        <w:t>paper</w:t>
      </w:r>
      <w:commentRangeEnd w:id="4"/>
      <w:r w:rsidR="004D3EA7" w:rsidRPr="000B3348">
        <w:rPr>
          <w:rStyle w:val="CommentReference"/>
          <w:rFonts w:ascii="Calibri" w:hAnsi="Calibri" w:cs="Calibri"/>
          <w:snapToGrid w:val="0"/>
        </w:rPr>
        <w:commentReference w:id="4"/>
      </w:r>
      <w:commentRangeEnd w:id="5"/>
      <w:r w:rsidR="009D0144" w:rsidRPr="000B3348">
        <w:rPr>
          <w:rStyle w:val="CommentReference"/>
          <w:rFonts w:ascii="Calibri" w:hAnsi="Calibri" w:cs="Calibri"/>
          <w:snapToGrid w:val="0"/>
        </w:rPr>
        <w:commentReference w:id="5"/>
      </w:r>
      <w:r w:rsidR="000136A3" w:rsidRPr="000B3348">
        <w:rPr>
          <w:rFonts w:ascii="Calibri" w:hAnsi="Calibri" w:cs="Calibri"/>
          <w:color w:val="000000"/>
          <w:sz w:val="20"/>
          <w:szCs w:val="20"/>
        </w:rPr>
        <w:t xml:space="preserve">. The acid–base model </w:t>
      </w:r>
      <w:proofErr w:type="gramStart"/>
      <w:r w:rsidR="000136A3" w:rsidRPr="000B3348">
        <w:rPr>
          <w:rFonts w:ascii="Calibri" w:hAnsi="Calibri" w:cs="Calibri"/>
          <w:color w:val="000000"/>
          <w:sz w:val="20"/>
          <w:szCs w:val="20"/>
        </w:rPr>
        <w:t>is</w:t>
      </w:r>
      <w:proofErr w:type="gramEnd"/>
      <w:r w:rsidR="000136A3" w:rsidRPr="000B3348">
        <w:rPr>
          <w:rFonts w:ascii="Calibri" w:hAnsi="Calibri" w:cs="Calibri"/>
          <w:color w:val="000000"/>
          <w:sz w:val="20"/>
          <w:szCs w:val="20"/>
        </w:rPr>
        <w:t xml:space="preserve"> </w:t>
      </w:r>
      <w:r w:rsidR="001E0B8F">
        <w:rPr>
          <w:rFonts w:ascii="Calibri" w:hAnsi="Calibri" w:cs="Calibri"/>
          <w:color w:val="000000"/>
          <w:sz w:val="20"/>
          <w:szCs w:val="20"/>
        </w:rPr>
        <w:t xml:space="preserve">was </w:t>
      </w:r>
      <w:r w:rsidR="000136A3" w:rsidRPr="000B3348">
        <w:rPr>
          <w:rFonts w:ascii="Calibri" w:hAnsi="Calibri" w:cs="Calibri"/>
          <w:color w:val="000000"/>
          <w:sz w:val="20"/>
          <w:szCs w:val="20"/>
        </w:rPr>
        <w:t>presented separately</w:t>
      </w:r>
      <w:r w:rsidR="00FC6B2C" w:rsidRPr="000B3348">
        <w:rPr>
          <w:rFonts w:ascii="Calibri" w:hAnsi="Calibri" w:cs="Calibri"/>
          <w:color w:val="000000"/>
          <w:sz w:val="20"/>
          <w:szCs w:val="20"/>
        </w:rPr>
        <w:t xml:space="preserve"> </w:t>
      </w:r>
      <w:r w:rsidR="00FC6B2C" w:rsidRPr="000B3348">
        <w:rPr>
          <w:rFonts w:ascii="Calibri" w:hAnsi="Calibri" w:cs="Calibri"/>
          <w:color w:val="000000"/>
          <w:sz w:val="20"/>
          <w:szCs w:val="20"/>
        </w:rPr>
        <w:fldChar w:fldCharType="begin">
          <w:fldData xml:space="preserve">PEVuZE5vdGU+PENpdGU+PEF1dGhvcj5BbnRvbml1czwvQXV0aG9yPjxZZWFyPjIwMjM8L1llYXI+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</w:fldData>
        </w:fldChar>
      </w:r>
      <w:r w:rsidR="00FC6B2C" w:rsidRPr="000B3348">
        <w:rPr>
          <w:rFonts w:ascii="Calibri" w:hAnsi="Calibri" w:cs="Calibri"/>
          <w:color w:val="000000"/>
          <w:sz w:val="20"/>
          <w:szCs w:val="20"/>
        </w:rPr>
        <w:instrText xml:space="preserve"> ADDIN EN.CITE </w:instrText>
      </w:r>
      <w:r w:rsidR="00FC6B2C" w:rsidRPr="000B3348">
        <w:rPr>
          <w:rFonts w:ascii="Calibri" w:hAnsi="Calibri" w:cs="Calibri"/>
          <w:color w:val="000000"/>
          <w:sz w:val="20"/>
          <w:szCs w:val="20"/>
        </w:rPr>
        <w:fldChar w:fldCharType="begin">
          <w:fldData xml:space="preserve">PEVuZE5vdGU+PENpdGU+PEF1dGhvcj5BbnRvbml1czwvQXV0aG9yPjxZZWFyPjIwMjM8L1llYXI+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</w:fldData>
        </w:fldChar>
      </w:r>
      <w:r w:rsidR="00FC6B2C" w:rsidRPr="000B3348">
        <w:rPr>
          <w:rFonts w:ascii="Calibri" w:hAnsi="Calibri" w:cs="Calibri"/>
          <w:color w:val="000000"/>
          <w:sz w:val="20"/>
          <w:szCs w:val="20"/>
        </w:rPr>
        <w:instrText xml:space="preserve"> ADDIN EN.CITE.DATA </w:instrText>
      </w:r>
      <w:r w:rsidR="00FC6B2C" w:rsidRPr="000B3348">
        <w:rPr>
          <w:rFonts w:ascii="Calibri" w:hAnsi="Calibri" w:cs="Calibri"/>
          <w:color w:val="000000"/>
          <w:sz w:val="20"/>
          <w:szCs w:val="20"/>
        </w:rPr>
      </w:r>
      <w:r w:rsidR="00FC6B2C" w:rsidRPr="000B3348">
        <w:rPr>
          <w:rFonts w:ascii="Calibri" w:hAnsi="Calibri" w:cs="Calibri"/>
          <w:color w:val="000000"/>
          <w:sz w:val="20"/>
          <w:szCs w:val="20"/>
        </w:rPr>
        <w:fldChar w:fldCharType="end"/>
      </w:r>
      <w:r w:rsidR="00FC6B2C" w:rsidRPr="000B3348">
        <w:rPr>
          <w:rFonts w:ascii="Calibri" w:hAnsi="Calibri" w:cs="Calibri"/>
          <w:color w:val="000000"/>
          <w:sz w:val="20"/>
          <w:szCs w:val="20"/>
        </w:rPr>
      </w:r>
      <w:r w:rsidR="00FC6B2C" w:rsidRPr="000B3348">
        <w:rPr>
          <w:rFonts w:ascii="Calibri" w:hAnsi="Calibri" w:cs="Calibri"/>
          <w:color w:val="000000"/>
          <w:sz w:val="20"/>
          <w:szCs w:val="20"/>
        </w:rPr>
        <w:fldChar w:fldCharType="separate"/>
      </w:r>
      <w:r w:rsidR="00FC6B2C" w:rsidRPr="000B3348">
        <w:rPr>
          <w:rFonts w:ascii="Calibri" w:hAnsi="Calibri" w:cs="Calibri"/>
          <w:noProof/>
          <w:color w:val="000000"/>
          <w:sz w:val="20"/>
          <w:szCs w:val="20"/>
        </w:rPr>
        <w:t>[11]</w:t>
      </w:r>
      <w:r w:rsidR="00FC6B2C" w:rsidRPr="000B3348">
        <w:rPr>
          <w:rFonts w:ascii="Calibri" w:hAnsi="Calibri" w:cs="Calibri"/>
          <w:color w:val="000000"/>
          <w:sz w:val="20"/>
          <w:szCs w:val="20"/>
        </w:rPr>
        <w:fldChar w:fldCharType="end"/>
      </w:r>
      <w:r w:rsidR="00FC6B2C" w:rsidRPr="000B3348">
        <w:rPr>
          <w:rFonts w:ascii="Calibri" w:hAnsi="Calibri" w:cs="Calibri"/>
          <w:color w:val="000000"/>
          <w:sz w:val="20"/>
          <w:szCs w:val="20"/>
        </w:rPr>
        <w:t>.</w:t>
      </w:r>
      <w:r w:rsidR="000136A3" w:rsidRPr="000B3348">
        <w:rPr>
          <w:rFonts w:ascii="Calibri" w:hAnsi="Calibri" w:cs="Calibri"/>
          <w:color w:val="EE0000"/>
          <w:sz w:val="20"/>
          <w:szCs w:val="20"/>
        </w:rPr>
        <w:t xml:space="preserve"> </w:t>
      </w:r>
      <w:r w:rsidRPr="000B3348">
        <w:rPr>
          <w:rFonts w:ascii="Calibri" w:hAnsi="Calibri" w:cs="Calibri"/>
          <w:noProof/>
          <w:sz w:val="20"/>
          <w:szCs w:val="20"/>
        </w:rPr>
        <w:t>The model is for a full-term neonate but can be scaled to reflect premature born neonates.  Degrees of prematurity</w:t>
      </w:r>
      <w:r w:rsidR="000136A3" w:rsidRPr="000B3348">
        <w:rPr>
          <w:rFonts w:ascii="Calibri" w:hAnsi="Calibri" w:cs="Calibri"/>
          <w:noProof/>
          <w:sz w:val="20"/>
          <w:szCs w:val="20"/>
        </w:rPr>
        <w:t xml:space="preserve"> </w:t>
      </w:r>
      <w:r w:rsidRPr="000B3348">
        <w:rPr>
          <w:rFonts w:ascii="Calibri" w:hAnsi="Calibri" w:cs="Calibri"/>
          <w:noProof/>
          <w:sz w:val="20"/>
          <w:szCs w:val="20"/>
        </w:rPr>
        <w:t>do not require a change in model structure, but can be simulated by modifying selected model parameters and state variables.</w:t>
      </w:r>
      <w:r w:rsidRPr="000B3348">
        <w:rPr>
          <w:rFonts w:ascii="Calibri" w:hAnsi="Calibri" w:cs="Calibri"/>
          <w:noProof/>
          <w:color w:val="000000"/>
          <w:sz w:val="20"/>
          <w:szCs w:val="20"/>
        </w:rPr>
        <w:t xml:space="preserve"> </w:t>
      </w:r>
      <w:r w:rsidR="001E0B8F">
        <w:rPr>
          <w:rFonts w:ascii="Calibri" w:hAnsi="Calibri" w:cs="Calibri"/>
          <w:noProof/>
          <w:color w:val="000000"/>
          <w:sz w:val="20"/>
          <w:szCs w:val="20"/>
        </w:rPr>
        <w:t xml:space="preserve">Visual interactive </w:t>
      </w:r>
      <w:r w:rsidRPr="000B3348">
        <w:rPr>
          <w:rFonts w:ascii="Calibri" w:hAnsi="Calibri" w:cs="Calibri"/>
          <w:noProof/>
          <w:color w:val="000000"/>
          <w:sz w:val="20"/>
          <w:szCs w:val="20"/>
        </w:rPr>
        <w:t xml:space="preserve">EXPLAIN can be run in real time from the web page </w:t>
      </w:r>
      <w:hyperlink r:id="rId13" w:history="1">
        <w:r w:rsidRPr="000B3348">
          <w:rPr>
            <w:rStyle w:val="Hyperlink"/>
            <w:rFonts w:ascii="Calibri" w:hAnsi="Calibri" w:cs="Calibri"/>
            <w:noProof/>
            <w:sz w:val="20"/>
            <w:szCs w:val="20"/>
          </w:rPr>
          <w:t>https://explain-user.com</w:t>
        </w:r>
      </w:hyperlink>
      <w:r w:rsidRPr="000B3348">
        <w:rPr>
          <w:rFonts w:ascii="Calibri" w:hAnsi="Calibri" w:cs="Calibri"/>
          <w:noProof/>
          <w:color w:val="000000"/>
          <w:sz w:val="20"/>
          <w:szCs w:val="20"/>
        </w:rPr>
        <w:t>. The complete source code in Python is available upon request.</w:t>
      </w:r>
    </w:p>
    <w:p w14:paraId="58CE11D5" w14:textId="77777777" w:rsidR="003D4A22" w:rsidRPr="000B3348" w:rsidRDefault="003D4A22" w:rsidP="00E26FD8">
      <w:pPr>
        <w:pStyle w:val="NoSpacing"/>
        <w:jc w:val="both"/>
        <w:rPr>
          <w:rFonts w:ascii="Calibri" w:hAnsi="Calibri" w:cs="Calibri"/>
          <w:noProof/>
          <w:sz w:val="20"/>
          <w:szCs w:val="20"/>
        </w:rPr>
      </w:pPr>
    </w:p>
    <w:p w14:paraId="748F0CBD" w14:textId="77777777" w:rsidR="003D4A22" w:rsidRPr="000B3348" w:rsidRDefault="003D4A22" w:rsidP="00E26FD8">
      <w:pPr>
        <w:pStyle w:val="ListParagraph"/>
        <w:numPr>
          <w:ilvl w:val="0"/>
          <w:numId w:val="20"/>
        </w:numPr>
        <w:jc w:val="both"/>
        <w:rPr>
          <w:rFonts w:ascii="Calibri" w:hAnsi="Calibri" w:cs="Calibri"/>
          <w:noProof/>
          <w:sz w:val="20"/>
          <w:szCs w:val="20"/>
        </w:rPr>
      </w:pPr>
      <w:r w:rsidRPr="000B3348">
        <w:rPr>
          <w:rFonts w:ascii="Calibri" w:hAnsi="Calibri" w:cs="Calibri"/>
          <w:b/>
          <w:bCs/>
          <w:caps/>
          <w:noProof/>
          <w:sz w:val="20"/>
          <w:szCs w:val="20"/>
        </w:rPr>
        <w:t>Methods</w:t>
      </w:r>
    </w:p>
    <w:p w14:paraId="2EE8B23C" w14:textId="77777777" w:rsidR="003D4A22" w:rsidRPr="000B3348" w:rsidRDefault="003D4A22" w:rsidP="00E26FD8">
      <w:pPr>
        <w:pStyle w:val="NoSpacing"/>
        <w:jc w:val="both"/>
        <w:rPr>
          <w:rFonts w:ascii="Calibri" w:hAnsi="Calibri" w:cs="Calibri"/>
          <w:noProof/>
          <w:sz w:val="20"/>
          <w:szCs w:val="20"/>
        </w:rPr>
      </w:pPr>
    </w:p>
    <w:p w14:paraId="300A8023"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2.1 Conceptual model</w:t>
      </w:r>
    </w:p>
    <w:p w14:paraId="1DE29E7A" w14:textId="77777777" w:rsidR="003D4A22" w:rsidRPr="000B3348" w:rsidRDefault="003D4A22" w:rsidP="00E26FD8">
      <w:pPr>
        <w:pStyle w:val="NoSpacing"/>
        <w:jc w:val="both"/>
        <w:rPr>
          <w:rFonts w:ascii="Calibri" w:hAnsi="Calibri" w:cs="Calibri"/>
          <w:noProof/>
          <w:sz w:val="20"/>
          <w:szCs w:val="20"/>
        </w:rPr>
      </w:pPr>
    </w:p>
    <w:p w14:paraId="19E6670B" w14:textId="65253F76"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Figure 1 shows the main models and causal relationships underlying EXPLAIN.  Overall inputs and outputs of the integrated model, such as the fraction of inspired oxygen and ECG, are not represented in this figure.</w:t>
      </w:r>
    </w:p>
    <w:p w14:paraId="370BD7BB" w14:textId="77777777" w:rsidR="003D4A22" w:rsidRPr="000B3348" w:rsidRDefault="003D4A22" w:rsidP="00E26FD8">
      <w:pPr>
        <w:pStyle w:val="NoSpacing"/>
        <w:jc w:val="both"/>
        <w:rPr>
          <w:rFonts w:ascii="Calibri" w:hAnsi="Calibri" w:cs="Calibri"/>
          <w:noProof/>
          <w:sz w:val="20"/>
          <w:szCs w:val="20"/>
        </w:rPr>
      </w:pPr>
    </w:p>
    <w:p w14:paraId="5C5FE664" w14:textId="77777777" w:rsidR="003D4A22" w:rsidRPr="000B3348" w:rsidRDefault="003D4A22" w:rsidP="00E26FD8">
      <w:pPr>
        <w:pStyle w:val="NoSpacing"/>
        <w:jc w:val="both"/>
        <w:rPr>
          <w:rFonts w:ascii="Calibri" w:hAnsi="Calibri" w:cs="Calibri"/>
          <w:noProof/>
          <w:sz w:val="20"/>
          <w:szCs w:val="20"/>
        </w:rPr>
      </w:pPr>
    </w:p>
    <w:p w14:paraId="661672C7"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lastRenderedPageBreak/>
        <w:drawing>
          <wp:inline distT="0" distB="0" distL="0" distR="0" wp14:anchorId="201951AB" wp14:editId="065EBE47">
            <wp:extent cx="5763101" cy="3073400"/>
            <wp:effectExtent l="0" t="0" r="0" b="0"/>
            <wp:docPr id="74895002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50022" name="Graphic 74895002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875418" cy="3133298"/>
                    </a:xfrm>
                    <a:prstGeom prst="rect">
                      <a:avLst/>
                    </a:prstGeom>
                  </pic:spPr>
                </pic:pic>
              </a:graphicData>
            </a:graphic>
          </wp:inline>
        </w:drawing>
      </w:r>
    </w:p>
    <w:p w14:paraId="063E1E14" w14:textId="47FF8860" w:rsidR="003D4A22" w:rsidRPr="000B3348" w:rsidRDefault="003D4A22" w:rsidP="00E26FD8">
      <w:pPr>
        <w:pStyle w:val="NoSpacing"/>
        <w:ind w:right="335"/>
        <w:jc w:val="both"/>
        <w:rPr>
          <w:rFonts w:ascii="Calibri" w:hAnsi="Calibri" w:cs="Calibri"/>
          <w:noProof/>
          <w:sz w:val="16"/>
          <w:szCs w:val="16"/>
        </w:rPr>
      </w:pPr>
      <w:r w:rsidRPr="000B3348">
        <w:rPr>
          <w:rFonts w:ascii="Calibri" w:hAnsi="Calibri" w:cs="Calibri"/>
          <w:b/>
          <w:noProof/>
          <w:sz w:val="16"/>
          <w:szCs w:val="16"/>
        </w:rPr>
        <w:t xml:space="preserve">Fig. 1. </w:t>
      </w:r>
      <w:r w:rsidRPr="000B3348">
        <w:rPr>
          <w:rFonts w:ascii="Calibri" w:hAnsi="Calibri" w:cs="Calibri"/>
          <w:noProof/>
          <w:sz w:val="16"/>
          <w:szCs w:val="16"/>
        </w:rPr>
        <w:t>Block diagram of the integrated cardiorespiratory model, adapted from van Meurs</w:t>
      </w:r>
      <w:r w:rsidR="00FC6B2C" w:rsidRPr="000B3348">
        <w:rPr>
          <w:rFonts w:ascii="Calibri" w:hAnsi="Calibri" w:cs="Calibri"/>
          <w:noProof/>
          <w:sz w:val="16"/>
          <w:szCs w:val="16"/>
        </w:rPr>
        <w:t xml:space="preserve"> </w:t>
      </w:r>
      <w:r w:rsidR="00FC6B2C" w:rsidRPr="000B3348">
        <w:rPr>
          <w:rFonts w:ascii="Calibri" w:hAnsi="Calibri" w:cs="Calibri"/>
          <w:noProof/>
          <w:sz w:val="16"/>
          <w:szCs w:val="16"/>
        </w:rPr>
        <w:fldChar w:fldCharType="begin"/>
      </w:r>
      <w:r w:rsidR="00FC6B2C" w:rsidRPr="000B3348">
        <w:rPr>
          <w:rFonts w:ascii="Calibri" w:hAnsi="Calibri" w:cs="Calibri"/>
          <w:noProof/>
          <w:sz w:val="16"/>
          <w:szCs w:val="16"/>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FC6B2C" w:rsidRPr="000B3348">
        <w:rPr>
          <w:rFonts w:ascii="Calibri" w:hAnsi="Calibri" w:cs="Calibri"/>
          <w:noProof/>
          <w:sz w:val="16"/>
          <w:szCs w:val="16"/>
        </w:rPr>
        <w:fldChar w:fldCharType="separate"/>
      </w:r>
      <w:r w:rsidR="00FC6B2C" w:rsidRPr="000B3348">
        <w:rPr>
          <w:rFonts w:ascii="Calibri" w:hAnsi="Calibri" w:cs="Calibri"/>
          <w:noProof/>
          <w:sz w:val="16"/>
          <w:szCs w:val="16"/>
        </w:rPr>
        <w:t>[10]</w:t>
      </w:r>
      <w:r w:rsidR="00FC6B2C" w:rsidRPr="000B3348">
        <w:rPr>
          <w:rFonts w:ascii="Calibri" w:hAnsi="Calibri" w:cs="Calibri"/>
          <w:noProof/>
          <w:sz w:val="16"/>
          <w:szCs w:val="16"/>
        </w:rPr>
        <w:fldChar w:fldCharType="end"/>
      </w:r>
    </w:p>
    <w:p w14:paraId="18149A51" w14:textId="77777777" w:rsidR="003D4A22" w:rsidRPr="000B3348" w:rsidRDefault="003D4A22" w:rsidP="00E26FD8">
      <w:pPr>
        <w:pStyle w:val="NoSpacing"/>
        <w:jc w:val="both"/>
        <w:rPr>
          <w:rFonts w:ascii="Calibri" w:hAnsi="Calibri" w:cs="Calibri"/>
          <w:noProof/>
          <w:sz w:val="20"/>
          <w:szCs w:val="20"/>
        </w:rPr>
      </w:pPr>
    </w:p>
    <w:p w14:paraId="6970DFFA" w14:textId="6CE82592"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two bottom blocks of this diagram reflect blood flow and control of circulation, and the two top blocks reflect gas flow and control of breathing.  Oxygen delivery, cellular metabolism, and carbon dioxide elimination, part of the central block, rely on both gas flow and blood flow.  From left to right, the blocks reflect the causally connected processes: fluid mechanics (liquids and gases), carried respiratory gases, and signals generated by the autonomic nervous system (ANS), respectively.  Control effectors will be described in detail below.  This article describes the model of the neonatal cardiovascular system: the two bottom blocks in Figure 1, a software implementation of this model, and selected cardiovascular simulation results and model validation.</w:t>
      </w:r>
    </w:p>
    <w:p w14:paraId="2A4D6FC2" w14:textId="20F64548" w:rsidR="003D4A22" w:rsidRPr="000B3348" w:rsidRDefault="003D4A22" w:rsidP="00E26FD8">
      <w:pPr>
        <w:pStyle w:val="NoSpacing"/>
        <w:jc w:val="both"/>
        <w:rPr>
          <w:rFonts w:ascii="Calibri" w:hAnsi="Calibri" w:cs="Calibri"/>
          <w:noProof/>
          <w:sz w:val="20"/>
          <w:szCs w:val="20"/>
        </w:rPr>
      </w:pPr>
      <w:bookmarkStart w:id="6" w:name="_Hlk75163348"/>
      <w:r w:rsidRPr="000B3348">
        <w:rPr>
          <w:rFonts w:ascii="Calibri" w:hAnsi="Calibri" w:cs="Calibri"/>
          <w:noProof/>
          <w:sz w:val="20"/>
          <w:szCs w:val="20"/>
        </w:rPr>
        <w:t xml:space="preserve">A cardiac rhythm sub model is part of the circulation model.  It responds to the circulatory control effector heart rate from the control of circulation model and generates heart chamber activation functions.  </w:t>
      </w:r>
      <w:bookmarkEnd w:id="6"/>
      <w:r w:rsidRPr="000B3348">
        <w:rPr>
          <w:rFonts w:ascii="Calibri" w:hAnsi="Calibri" w:cs="Calibri"/>
          <w:noProof/>
          <w:sz w:val="20"/>
          <w:szCs w:val="20"/>
        </w:rPr>
        <w:t>These are sent to the hemodynamics model described below.  The underlying time-varying elastance model and the four heart chamber activation functions will be explained in the mathematical model section.  The function of the SA and AV nodes is implicit in the modeled time functions.  The variable heart rate determines the firing rate of the SA node.  Dysrhythmias can be simulated by ad-hoc changes to the parameters of the cardiac rhythm model.</w:t>
      </w:r>
    </w:p>
    <w:p w14:paraId="77C53B91" w14:textId="2D56D010" w:rsidR="003D4A22" w:rsidRPr="000B3348" w:rsidRDefault="003D4A22" w:rsidP="00E26FD8">
      <w:pPr>
        <w:pStyle w:val="NoSpacing"/>
        <w:jc w:val="both"/>
        <w:rPr>
          <w:rFonts w:ascii="Calibri" w:hAnsi="Calibri" w:cs="Calibri"/>
          <w:noProof/>
          <w:sz w:val="20"/>
          <w:szCs w:val="20"/>
        </w:rPr>
      </w:pPr>
      <w:bookmarkStart w:id="7" w:name="_Hlk76577178"/>
      <w:r w:rsidRPr="000B3348">
        <w:rPr>
          <w:rFonts w:ascii="Calibri" w:hAnsi="Calibri" w:cs="Calibri"/>
          <w:noProof/>
          <w:sz w:val="20"/>
          <w:szCs w:val="20"/>
        </w:rPr>
        <w:t xml:space="preserve">The other sub model of the circulation model is the hemodynamics model, which reflects cardiac and vascular blood volumes, pressures, and flow rates.  </w:t>
      </w:r>
      <w:bookmarkStart w:id="8" w:name="_Hlk71623299"/>
      <w:r w:rsidR="00C2179E" w:rsidRPr="000B3348">
        <w:rPr>
          <w:rFonts w:ascii="Calibri" w:hAnsi="Calibri" w:cs="Calibri"/>
          <w:color w:val="000000"/>
          <w:sz w:val="20"/>
          <w:szCs w:val="20"/>
        </w:rPr>
        <w:t xml:space="preserve">It responds to activation functions from the cardiac rhythm model, intrathoracic pressure generated by the ventilation model, and circulatory control effectors, including contractility, arteriolar resistance and elastance, and venous unstressed volume. </w:t>
      </w:r>
      <w:r w:rsidRPr="000B3348">
        <w:rPr>
          <w:rFonts w:ascii="Calibri" w:hAnsi="Calibri" w:cs="Calibri"/>
          <w:noProof/>
          <w:sz w:val="20"/>
          <w:szCs w:val="20"/>
        </w:rPr>
        <w:t xml:space="preserve">Arterial blood pressure is an output variable from the hemodynamics model to the control of circulation model, and various circulatory volumes and flow </w:t>
      </w:r>
      <w:r w:rsidRPr="000B3348">
        <w:rPr>
          <w:rFonts w:ascii="Calibri" w:hAnsi="Calibri" w:cs="Calibri"/>
          <w:noProof/>
          <w:color w:val="000000" w:themeColor="text1"/>
          <w:sz w:val="20"/>
          <w:szCs w:val="20"/>
        </w:rPr>
        <w:t xml:space="preserve">rates are outputs to the transport and metabolism model.  Figure 2 gives a hydraulic circuit representation of the neonatal hemodynamics model.  The basis for this model is the one given by Beneken </w:t>
      </w:r>
      <w:r w:rsidR="004471B3" w:rsidRPr="000B3348">
        <w:rPr>
          <w:rFonts w:ascii="Calibri" w:hAnsi="Calibri" w:cs="Calibri"/>
          <w:noProof/>
          <w:color w:val="000000" w:themeColor="text1"/>
          <w:sz w:val="20"/>
          <w:szCs w:val="20"/>
        </w:rPr>
        <w:fldChar w:fldCharType="begin"/>
      </w:r>
      <w:r w:rsidR="004471B3" w:rsidRPr="000B3348">
        <w:rPr>
          <w:rFonts w:ascii="Calibri" w:hAnsi="Calibri" w:cs="Calibri"/>
          <w:noProof/>
          <w:color w:val="000000" w:themeColor="text1"/>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color w:val="000000" w:themeColor="text1"/>
          <w:sz w:val="20"/>
          <w:szCs w:val="20"/>
        </w:rPr>
        <w:fldChar w:fldCharType="separate"/>
      </w:r>
      <w:r w:rsidR="004471B3" w:rsidRPr="000B3348">
        <w:rPr>
          <w:rFonts w:ascii="Calibri" w:hAnsi="Calibri" w:cs="Calibri"/>
          <w:noProof/>
          <w:color w:val="000000" w:themeColor="text1"/>
          <w:sz w:val="20"/>
          <w:szCs w:val="20"/>
        </w:rPr>
        <w:t>[12]</w:t>
      </w:r>
      <w:r w:rsidR="004471B3" w:rsidRPr="000B3348">
        <w:rPr>
          <w:rFonts w:ascii="Calibri" w:hAnsi="Calibri" w:cs="Calibri"/>
          <w:noProof/>
          <w:color w:val="000000" w:themeColor="text1"/>
          <w:sz w:val="20"/>
          <w:szCs w:val="20"/>
        </w:rPr>
        <w:fldChar w:fldCharType="end"/>
      </w:r>
      <w:r w:rsidRPr="000B3348">
        <w:rPr>
          <w:rFonts w:ascii="Calibri" w:hAnsi="Calibri" w:cs="Calibri"/>
          <w:b/>
          <w:bCs/>
          <w:noProof/>
          <w:color w:val="000000" w:themeColor="text1"/>
          <w:sz w:val="20"/>
          <w:szCs w:val="20"/>
        </w:rPr>
        <w:t>,</w:t>
      </w:r>
      <w:r w:rsidRPr="000B3348">
        <w:rPr>
          <w:rFonts w:ascii="Calibri" w:hAnsi="Calibri" w:cs="Calibri"/>
          <w:noProof/>
          <w:color w:val="000000" w:themeColor="text1"/>
          <w:sz w:val="20"/>
          <w:szCs w:val="20"/>
        </w:rPr>
        <w:t xml:space="preserve"> also see Goodwin et al. </w:t>
      </w:r>
      <w:r w:rsidR="004471B3" w:rsidRPr="000B3348">
        <w:rPr>
          <w:rFonts w:ascii="Calibri" w:hAnsi="Calibri" w:cs="Calibri"/>
          <w:noProof/>
          <w:color w:val="000000" w:themeColor="text1"/>
          <w:sz w:val="20"/>
          <w:szCs w:val="20"/>
        </w:rPr>
        <w:fldChar w:fldCharType="begin">
          <w:fldData xml:space="preserve">PEVuZE5vdGU+PENpdGU+PEF1dGhvcj5Hb29kd2luPC9BdXRob3I+PFllYXI+MjAwNDwvWWVhcj48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</w:fldData>
        </w:fldChar>
      </w:r>
      <w:r w:rsidR="004471B3" w:rsidRPr="000B3348">
        <w:rPr>
          <w:rFonts w:ascii="Calibri" w:hAnsi="Calibri" w:cs="Calibri"/>
          <w:noProof/>
          <w:color w:val="000000" w:themeColor="text1"/>
          <w:sz w:val="20"/>
          <w:szCs w:val="20"/>
        </w:rPr>
        <w:instrText xml:space="preserve"> ADDIN EN.CITE </w:instrText>
      </w:r>
      <w:r w:rsidR="004471B3" w:rsidRPr="000B3348">
        <w:rPr>
          <w:rFonts w:ascii="Calibri" w:hAnsi="Calibri" w:cs="Calibri"/>
          <w:noProof/>
          <w:color w:val="000000" w:themeColor="text1"/>
          <w:sz w:val="20"/>
          <w:szCs w:val="20"/>
        </w:rPr>
        <w:fldChar w:fldCharType="begin">
          <w:fldData xml:space="preserve">PEVuZE5vdGU+PENpdGU+PEF1dGhvcj5Hb29kd2luPC9BdXRob3I+PFllYXI+MjAwNDwvWWVhcj48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</w:fldData>
        </w:fldChar>
      </w:r>
      <w:r w:rsidR="004471B3" w:rsidRPr="000B3348">
        <w:rPr>
          <w:rFonts w:ascii="Calibri" w:hAnsi="Calibri" w:cs="Calibri"/>
          <w:noProof/>
          <w:color w:val="000000" w:themeColor="text1"/>
          <w:sz w:val="20"/>
          <w:szCs w:val="20"/>
        </w:rPr>
        <w:instrText xml:space="preserve"> ADDIN EN.CITE.DATA </w:instrText>
      </w:r>
      <w:r w:rsidR="004471B3" w:rsidRPr="000B3348">
        <w:rPr>
          <w:rFonts w:ascii="Calibri" w:hAnsi="Calibri" w:cs="Calibri"/>
          <w:noProof/>
          <w:color w:val="000000" w:themeColor="text1"/>
          <w:sz w:val="20"/>
          <w:szCs w:val="20"/>
        </w:rPr>
      </w:r>
      <w:r w:rsidR="004471B3" w:rsidRPr="000B3348">
        <w:rPr>
          <w:rFonts w:ascii="Calibri" w:hAnsi="Calibri" w:cs="Calibri"/>
          <w:noProof/>
          <w:color w:val="000000" w:themeColor="text1"/>
          <w:sz w:val="20"/>
          <w:szCs w:val="20"/>
        </w:rPr>
        <w:fldChar w:fldCharType="end"/>
      </w:r>
      <w:r w:rsidR="004471B3" w:rsidRPr="000B3348">
        <w:rPr>
          <w:rFonts w:ascii="Calibri" w:hAnsi="Calibri" w:cs="Calibri"/>
          <w:noProof/>
          <w:color w:val="000000" w:themeColor="text1"/>
          <w:sz w:val="20"/>
          <w:szCs w:val="20"/>
        </w:rPr>
      </w:r>
      <w:r w:rsidR="004471B3" w:rsidRPr="000B3348">
        <w:rPr>
          <w:rFonts w:ascii="Calibri" w:hAnsi="Calibri" w:cs="Calibri"/>
          <w:noProof/>
          <w:color w:val="000000" w:themeColor="text1"/>
          <w:sz w:val="20"/>
          <w:szCs w:val="20"/>
        </w:rPr>
        <w:fldChar w:fldCharType="separate"/>
      </w:r>
      <w:r w:rsidR="004471B3" w:rsidRPr="000B3348">
        <w:rPr>
          <w:rFonts w:ascii="Calibri" w:hAnsi="Calibri" w:cs="Calibri"/>
          <w:noProof/>
          <w:color w:val="000000" w:themeColor="text1"/>
          <w:sz w:val="20"/>
          <w:szCs w:val="20"/>
        </w:rPr>
        <w:t>[13]</w:t>
      </w:r>
      <w:r w:rsidR="004471B3" w:rsidRPr="000B3348">
        <w:rPr>
          <w:rFonts w:ascii="Calibri" w:hAnsi="Calibri" w:cs="Calibri"/>
          <w:noProof/>
          <w:color w:val="000000" w:themeColor="text1"/>
          <w:sz w:val="20"/>
          <w:szCs w:val="20"/>
        </w:rPr>
        <w:fldChar w:fldCharType="end"/>
      </w:r>
      <w:r w:rsidRPr="000B3348">
        <w:rPr>
          <w:rFonts w:ascii="Calibri" w:hAnsi="Calibri" w:cs="Calibri"/>
          <w:b/>
          <w:bCs/>
          <w:noProof/>
          <w:color w:val="000000" w:themeColor="text1"/>
          <w:sz w:val="20"/>
          <w:szCs w:val="20"/>
        </w:rPr>
        <w:t>,</w:t>
      </w:r>
      <w:r w:rsidRPr="000B3348">
        <w:rPr>
          <w:rFonts w:ascii="Calibri" w:hAnsi="Calibri" w:cs="Calibri"/>
          <w:noProof/>
          <w:color w:val="000000" w:themeColor="text1"/>
          <w:sz w:val="20"/>
          <w:szCs w:val="20"/>
        </w:rPr>
        <w:t xml:space="preserve"> </w:t>
      </w:r>
      <w:r w:rsidRPr="000B3348">
        <w:rPr>
          <w:rFonts w:ascii="Calibri" w:hAnsi="Calibri" w:cs="Calibri"/>
          <w:noProof/>
          <w:sz w:val="20"/>
          <w:szCs w:val="20"/>
        </w:rPr>
        <w:t xml:space="preserve">expanded by the specific tissue groups and neonatal shunts that are </w:t>
      </w:r>
      <w:r w:rsidR="00124200" w:rsidRPr="000B3348">
        <w:rPr>
          <w:rFonts w:ascii="Calibri" w:hAnsi="Calibri" w:cs="Calibri"/>
          <w:noProof/>
          <w:sz w:val="20"/>
          <w:szCs w:val="20"/>
        </w:rPr>
        <w:t xml:space="preserve">needed </w:t>
      </w:r>
      <w:r w:rsidRPr="000B3348">
        <w:rPr>
          <w:rFonts w:ascii="Calibri" w:hAnsi="Calibri" w:cs="Calibri"/>
          <w:noProof/>
          <w:sz w:val="20"/>
          <w:szCs w:val="20"/>
        </w:rPr>
        <w:t xml:space="preserve">to simulate the </w:t>
      </w:r>
      <w:r w:rsidR="00124200" w:rsidRPr="000B3348">
        <w:rPr>
          <w:rFonts w:ascii="Calibri" w:hAnsi="Calibri" w:cs="Calibri"/>
          <w:noProof/>
          <w:sz w:val="20"/>
          <w:szCs w:val="20"/>
        </w:rPr>
        <w:t xml:space="preserve">neonatal </w:t>
      </w:r>
      <w:r w:rsidRPr="000B3348">
        <w:rPr>
          <w:rFonts w:ascii="Calibri" w:hAnsi="Calibri" w:cs="Calibri"/>
          <w:noProof/>
          <w:sz w:val="20"/>
          <w:szCs w:val="20"/>
        </w:rPr>
        <w:t xml:space="preserve">conditions </w:t>
      </w:r>
      <w:bookmarkEnd w:id="8"/>
      <w:r w:rsidRPr="000B3348">
        <w:rPr>
          <w:rFonts w:ascii="Calibri" w:hAnsi="Calibri" w:cs="Calibri"/>
          <w:noProof/>
          <w:sz w:val="20"/>
          <w:szCs w:val="20"/>
        </w:rPr>
        <w:t>mentioned in the introduction.</w:t>
      </w:r>
    </w:p>
    <w:p w14:paraId="648B1E90" w14:textId="77777777" w:rsidR="003D4A22" w:rsidRPr="000B3348" w:rsidRDefault="003D4A22" w:rsidP="00E26FD8">
      <w:pPr>
        <w:pStyle w:val="NoSpacing"/>
        <w:jc w:val="both"/>
        <w:rPr>
          <w:rFonts w:ascii="Calibri" w:hAnsi="Calibri" w:cs="Calibri"/>
          <w:noProof/>
          <w:sz w:val="20"/>
          <w:szCs w:val="20"/>
        </w:rPr>
      </w:pPr>
    </w:p>
    <w:p w14:paraId="482061F0" w14:textId="7738D4F0" w:rsidR="003D4A22" w:rsidRPr="000B3348" w:rsidRDefault="00EB1274" w:rsidP="003B5B00">
      <w:pPr>
        <w:pStyle w:val="NoSpacing"/>
        <w:jc w:val="center"/>
        <w:rPr>
          <w:rFonts w:ascii="Calibri" w:hAnsi="Calibri" w:cs="Calibri"/>
          <w:noProof/>
          <w:sz w:val="20"/>
          <w:szCs w:val="20"/>
        </w:rPr>
      </w:pPr>
      <w:r>
        <w:rPr>
          <w:rFonts w:ascii="Calibri" w:hAnsi="Calibri" w:cs="Calibri"/>
          <w:noProof/>
          <w:sz w:val="20"/>
          <w:szCs w:val="20"/>
          <w14:ligatures w14:val="standardContextual"/>
        </w:rPr>
        <w:lastRenderedPageBreak/>
        <w:drawing>
          <wp:inline distT="0" distB="0" distL="0" distR="0" wp14:anchorId="5A4DF6AB" wp14:editId="135527C7">
            <wp:extent cx="4480560" cy="4242506"/>
            <wp:effectExtent l="0" t="0" r="0" b="0"/>
            <wp:docPr id="2034050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50327" name="Graphic 2034050327"/>
                    <pic:cNvPicPr/>
                  </pic:nvPicPr>
                  <pic:blipFill>
                    <a:blip r:embed="rId16">
                      <a:extLst>
                        <a:ext uri="{96DAC541-7B7A-43D3-8B79-37D633B846F1}">
                          <asvg:svgBlip xmlns:asvg="http://schemas.microsoft.com/office/drawing/2016/SVG/main" r:embed="rId17"/>
                        </a:ext>
                      </a:extLst>
                    </a:blip>
                    <a:stretch>
                      <a:fillRect/>
                    </a:stretch>
                  </pic:blipFill>
                  <pic:spPr>
                    <a:xfrm>
                      <a:off x="0" y="0"/>
                      <a:ext cx="4490165" cy="4251601"/>
                    </a:xfrm>
                    <a:prstGeom prst="rect">
                      <a:avLst/>
                    </a:prstGeom>
                  </pic:spPr>
                </pic:pic>
              </a:graphicData>
            </a:graphic>
          </wp:inline>
        </w:drawing>
      </w:r>
    </w:p>
    <w:p w14:paraId="240C8661" w14:textId="04FEF41E"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color w:val="000000"/>
          <w:sz w:val="16"/>
          <w:szCs w:val="16"/>
        </w:rPr>
      </w:pPr>
      <w:r w:rsidRPr="000B3348">
        <w:rPr>
          <w:rFonts w:ascii="Calibri" w:hAnsi="Calibri" w:cs="Calibri"/>
          <w:b/>
          <w:bCs/>
          <w:noProof/>
          <w:color w:val="000000"/>
          <w:sz w:val="16"/>
          <w:szCs w:val="16"/>
        </w:rPr>
        <w:t xml:space="preserve">Fig 2. </w:t>
      </w:r>
      <w:r w:rsidRPr="000B3348">
        <w:rPr>
          <w:rFonts w:ascii="Calibri" w:hAnsi="Calibri" w:cs="Calibri"/>
          <w:noProof/>
          <w:color w:val="000000"/>
          <w:sz w:val="16"/>
          <w:szCs w:val="16"/>
        </w:rPr>
        <w:t>Hydraulic circuit representation of neonatal hemodynamics. See Table 1 for used symbols and their mathematical description. Intra-thoracic components are indicated in blue and extra-thoracic components in black. Components located inside the pericardium have a light grey background. Dashed</w:t>
      </w:r>
      <w:r w:rsidR="00EB1274">
        <w:rPr>
          <w:rFonts w:ascii="Calibri" w:hAnsi="Calibri" w:cs="Calibri"/>
          <w:noProof/>
          <w:color w:val="000000"/>
          <w:sz w:val="16"/>
          <w:szCs w:val="16"/>
        </w:rPr>
        <w:t xml:space="preserve"> lines </w:t>
      </w:r>
      <w:r w:rsidRPr="000B3348">
        <w:rPr>
          <w:rFonts w:ascii="Calibri" w:hAnsi="Calibri" w:cs="Calibri"/>
          <w:noProof/>
          <w:color w:val="000000"/>
          <w:sz w:val="16"/>
          <w:szCs w:val="16"/>
        </w:rPr>
        <w:t>represent shunts that are exclusive to the neonate, or more significant than in a typical adult.</w:t>
      </w:r>
      <w:r w:rsidR="00EB1274">
        <w:rPr>
          <w:rFonts w:ascii="Calibri" w:hAnsi="Calibri" w:cs="Calibri"/>
          <w:noProof/>
          <w:color w:val="000000"/>
          <w:sz w:val="16"/>
          <w:szCs w:val="16"/>
        </w:rPr>
        <w:t xml:space="preserve"> </w:t>
      </w:r>
      <w:r w:rsidRPr="000B3348">
        <w:rPr>
          <w:rFonts w:ascii="Calibri" w:hAnsi="Calibri" w:cs="Calibri"/>
          <w:b/>
          <w:bCs/>
          <w:noProof/>
          <w:color w:val="000000"/>
          <w:sz w:val="16"/>
          <w:szCs w:val="16"/>
        </w:rPr>
        <w:t xml:space="preserve">Time-varying elastances: </w:t>
      </w:r>
      <w:r w:rsidRPr="000B3348">
        <w:rPr>
          <w:rFonts w:ascii="Calibri" w:hAnsi="Calibri" w:cs="Calibri"/>
          <w:noProof/>
          <w:color w:val="000000"/>
          <w:sz w:val="16"/>
          <w:szCs w:val="16"/>
        </w:rPr>
        <w:t>LA: left atrium</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LV: left ventricle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RA: right atrium</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RV: right ventricle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COR: coronaries</w:t>
      </w:r>
      <w:r w:rsidRPr="000B3348">
        <w:rPr>
          <w:rFonts w:ascii="Calibri" w:hAnsi="Calibri" w:cs="Calibri"/>
          <w:b/>
          <w:bCs/>
          <w:noProof/>
          <w:color w:val="000000"/>
          <w:sz w:val="16"/>
          <w:szCs w:val="16"/>
        </w:rPr>
        <w:t xml:space="preserve">. Capacitances: </w:t>
      </w:r>
      <w:r w:rsidRPr="000B3348">
        <w:rPr>
          <w:rFonts w:ascii="Calibri" w:hAnsi="Calibri" w:cs="Calibri"/>
          <w:noProof/>
          <w:color w:val="000000"/>
          <w:sz w:val="16"/>
          <w:szCs w:val="16"/>
        </w:rPr>
        <w:t>AA: ascending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AAR: aortic arch</w:t>
      </w:r>
      <w:r w:rsidR="00941278" w:rsidRPr="000B3348">
        <w:rPr>
          <w:rFonts w:ascii="Calibri" w:hAnsi="Calibri" w:cs="Calibri"/>
          <w:noProof/>
          <w:color w:val="000000"/>
          <w:sz w:val="16"/>
          <w:szCs w:val="16"/>
        </w:rPr>
        <w:t xml:space="preserve"> and intrathoracic descending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 xml:space="preserve">AD: </w:t>
      </w:r>
      <w:r w:rsidR="00941278" w:rsidRPr="000B3348">
        <w:rPr>
          <w:rFonts w:ascii="Calibri" w:hAnsi="Calibri" w:cs="Calibri"/>
          <w:noProof/>
          <w:color w:val="000000"/>
          <w:sz w:val="16"/>
          <w:szCs w:val="16"/>
        </w:rPr>
        <w:t xml:space="preserve">extrathoracic </w:t>
      </w:r>
      <w:r w:rsidRPr="000B3348">
        <w:rPr>
          <w:rFonts w:ascii="Calibri" w:hAnsi="Calibri" w:cs="Calibri"/>
          <w:noProof/>
          <w:color w:val="000000"/>
          <w:sz w:val="16"/>
          <w:szCs w:val="16"/>
        </w:rPr>
        <w:t>descending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BR: brain</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RUB: remainder of the upper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VUB: veins of the upper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SVC: superior vena cava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LS: liver and spleen</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INT: intestines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KID: kidneys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RLB: remainder of the lower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VLB: veins of the lower body, IVCI: intrathoracic inferior vena cava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PA: pulmonary artery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LL: left lung</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RL: right lung</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PV: pulmonary veins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All</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 xml:space="preserve">organ capacitances have an associated arteriole (A) and venule (V) connected with a resistor (not </w:t>
      </w:r>
      <w:r w:rsidR="00C72555">
        <w:rPr>
          <w:rFonts w:ascii="Calibri" w:hAnsi="Calibri" w:cs="Calibri"/>
          <w:noProof/>
          <w:color w:val="000000"/>
          <w:sz w:val="16"/>
          <w:szCs w:val="16"/>
        </w:rPr>
        <w:t>represented</w:t>
      </w:r>
      <w:r w:rsidRPr="000B3348">
        <w:rPr>
          <w:rFonts w:ascii="Calibri" w:hAnsi="Calibri" w:cs="Calibri"/>
          <w:noProof/>
          <w:color w:val="000000"/>
          <w:sz w:val="16"/>
          <w:szCs w:val="16"/>
        </w:rPr>
        <w:t>) to the capacitance</w:t>
      </w:r>
      <w:r w:rsidRPr="000B3348">
        <w:rPr>
          <w:rFonts w:ascii="Calibri" w:hAnsi="Calibri" w:cs="Calibri"/>
          <w:b/>
          <w:bCs/>
          <w:noProof/>
          <w:color w:val="000000"/>
          <w:sz w:val="16"/>
          <w:szCs w:val="16"/>
        </w:rPr>
        <w:t xml:space="preserve">. Shunts: </w:t>
      </w:r>
      <w:r w:rsidRPr="000B3348">
        <w:rPr>
          <w:rFonts w:ascii="Calibri" w:hAnsi="Calibri" w:cs="Calibri"/>
          <w:noProof/>
          <w:color w:val="000000"/>
          <w:sz w:val="16"/>
          <w:szCs w:val="16"/>
        </w:rPr>
        <w:t>DA: ductus arteriosus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FO: foramen ovale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IPS: intrapulmonary shunt, VSD: ventricular septal defect</w:t>
      </w:r>
    </w:p>
    <w:p w14:paraId="0F8BFDAD" w14:textId="77777777"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color w:val="000000"/>
          <w:sz w:val="20"/>
          <w:szCs w:val="20"/>
        </w:rPr>
      </w:pPr>
    </w:p>
    <w:p w14:paraId="088F7F70" w14:textId="6E50091E"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sz w:val="20"/>
          <w:szCs w:val="20"/>
        </w:rPr>
      </w:pPr>
      <w:r w:rsidRPr="000B3348">
        <w:rPr>
          <w:rFonts w:ascii="Calibri" w:hAnsi="Calibri" w:cs="Calibri"/>
          <w:noProof/>
          <w:sz w:val="20"/>
          <w:szCs w:val="20"/>
        </w:rPr>
        <w:t xml:space="preserve">The heart chamber activation functions, which are normalized to an amplitude of 1 (dimensionless), are multiplied by contractility from the control of circulation model and then drive the heart chambers.  In the hemodynamics model, capacitances, indicated by circles, contain time varying blood volumes.  The transport and metabolism model described in the </w:t>
      </w:r>
      <w:r w:rsidR="004A151A">
        <w:rPr>
          <w:rFonts w:ascii="Calibri" w:hAnsi="Calibri" w:cs="Calibri"/>
          <w:noProof/>
          <w:sz w:val="20"/>
          <w:szCs w:val="20"/>
        </w:rPr>
        <w:t xml:space="preserve">a separate </w:t>
      </w:r>
      <w:r w:rsidRPr="000B3348">
        <w:rPr>
          <w:rFonts w:ascii="Calibri" w:hAnsi="Calibri" w:cs="Calibri"/>
          <w:noProof/>
          <w:sz w:val="20"/>
          <w:szCs w:val="20"/>
        </w:rPr>
        <w:t xml:space="preserve">paper has compartments with time varying blood gas contents. </w:t>
      </w:r>
      <w:r w:rsidR="004A151A">
        <w:rPr>
          <w:rFonts w:ascii="Calibri" w:hAnsi="Calibri" w:cs="Calibri"/>
          <w:noProof/>
          <w:sz w:val="20"/>
          <w:szCs w:val="20"/>
        </w:rPr>
        <w:t xml:space="preserve"> </w:t>
      </w:r>
      <w:r w:rsidRPr="000B3348">
        <w:rPr>
          <w:rFonts w:ascii="Calibri" w:hAnsi="Calibri" w:cs="Calibri"/>
          <w:noProof/>
          <w:sz w:val="20"/>
          <w:szCs w:val="20"/>
        </w:rPr>
        <w:t>The cardiac chambers: left atrium (LA), left ventricle (LV), right atrium (RA) and right ventricle (RV) were already part of the Beneken model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4471B3" w:rsidRPr="000B3348">
        <w:rPr>
          <w:rFonts w:ascii="Calibri" w:hAnsi="Calibri" w:cs="Calibri"/>
          <w:noProof/>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sz w:val="20"/>
          <w:szCs w:val="20"/>
        </w:rPr>
        <w:fldChar w:fldCharType="separate"/>
      </w:r>
      <w:r w:rsidR="004471B3" w:rsidRPr="000B3348">
        <w:rPr>
          <w:rFonts w:ascii="Calibri" w:hAnsi="Calibri" w:cs="Calibri"/>
          <w:noProof/>
          <w:sz w:val="20"/>
          <w:szCs w:val="20"/>
        </w:rPr>
        <w:t>[12]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b/>
          <w:bCs/>
          <w:noProof/>
          <w:color w:val="EE0000"/>
          <w:sz w:val="20"/>
          <w:szCs w:val="20"/>
        </w:rPr>
        <w:t xml:space="preserve"> </w:t>
      </w:r>
      <w:r w:rsidRPr="000B3348">
        <w:rPr>
          <w:rFonts w:ascii="Calibri" w:hAnsi="Calibri" w:cs="Calibri"/>
          <w:noProof/>
          <w:sz w:val="20"/>
          <w:szCs w:val="20"/>
        </w:rPr>
        <w:t>as were the pulmonary artery (PA) and pulmonary veins (PV).  The intrathoracic systemic arterial compartment of the Beneken model is divided into ascending aorta (AA) and aortic arch</w:t>
      </w:r>
      <w:r w:rsidR="00654F10" w:rsidRPr="000B3348">
        <w:rPr>
          <w:rFonts w:ascii="Calibri" w:hAnsi="Calibri" w:cs="Calibri"/>
          <w:noProof/>
          <w:sz w:val="20"/>
          <w:szCs w:val="20"/>
        </w:rPr>
        <w:t xml:space="preserve"> and intrathoracic descending aorta</w:t>
      </w:r>
      <w:r w:rsidRPr="000B3348">
        <w:rPr>
          <w:rFonts w:ascii="Calibri" w:hAnsi="Calibri" w:cs="Calibri"/>
          <w:noProof/>
          <w:sz w:val="20"/>
          <w:szCs w:val="20"/>
        </w:rPr>
        <w:t xml:space="preserve"> (AAR), so that blood with shunt dependent different oxygen contents can flow to the coronaries, and to the brain and lower body.  This is required to enable the representation of many neonatal conditions where the shunt across the ductus arteriosus is important. </w:t>
      </w:r>
      <w:r w:rsidR="00547C97" w:rsidRPr="000B3348">
        <w:rPr>
          <w:rFonts w:ascii="Calibri" w:hAnsi="Calibri" w:cs="Calibri"/>
          <w:color w:val="000000"/>
          <w:sz w:val="20"/>
          <w:szCs w:val="20"/>
        </w:rPr>
        <w:t>A separate coronary (COR) circulation is included to realistically simulate oxygen delivery to the myocardium. The ventricular activation function is also applied to the elastance of the coronary capacitance, which reproduces the characteristic coronary flow pattern dominated by diastolic blood flow.</w:t>
      </w:r>
      <w:r w:rsidR="00547C97" w:rsidRPr="000B3348">
        <w:rPr>
          <w:rFonts w:ascii="Calibri" w:hAnsi="Calibri" w:cs="Calibri"/>
          <w:color w:val="000000"/>
          <w:sz w:val="27"/>
          <w:szCs w:val="27"/>
        </w:rPr>
        <w:t xml:space="preserve"> </w:t>
      </w:r>
      <w:r w:rsidRPr="000B3348">
        <w:rPr>
          <w:rFonts w:ascii="Calibri" w:hAnsi="Calibri" w:cs="Calibri"/>
          <w:noProof/>
          <w:sz w:val="20"/>
          <w:szCs w:val="20"/>
        </w:rPr>
        <w:t xml:space="preserve">The central chemoreceptors require the simulation of a separate brain (BR) </w:t>
      </w:r>
      <w:r w:rsidR="009D0144" w:rsidRPr="000B3348">
        <w:rPr>
          <w:rFonts w:ascii="Calibri" w:hAnsi="Calibri" w:cs="Calibri"/>
          <w:noProof/>
          <w:sz w:val="20"/>
          <w:szCs w:val="20"/>
        </w:rPr>
        <w:t>capacitance</w:t>
      </w:r>
      <w:commentRangeStart w:id="9"/>
      <w:commentRangeStart w:id="10"/>
      <w:commentRangeEnd w:id="9"/>
      <w:r w:rsidR="00421283" w:rsidRPr="000B3348">
        <w:rPr>
          <w:rStyle w:val="CommentReference"/>
          <w:rFonts w:ascii="Calibri" w:hAnsi="Calibri" w:cs="Calibri"/>
          <w:snapToGrid w:val="0"/>
        </w:rPr>
        <w:commentReference w:id="9"/>
      </w:r>
      <w:commentRangeEnd w:id="10"/>
      <w:r w:rsidR="00654F10" w:rsidRPr="000B3348">
        <w:rPr>
          <w:rStyle w:val="CommentReference"/>
          <w:rFonts w:ascii="Calibri" w:hAnsi="Calibri" w:cs="Calibri"/>
          <w:snapToGrid w:val="0"/>
        </w:rPr>
        <w:commentReference w:id="10"/>
      </w:r>
      <w:r w:rsidRPr="000B3348">
        <w:rPr>
          <w:rFonts w:ascii="Calibri" w:hAnsi="Calibri" w:cs="Calibri"/>
          <w:noProof/>
          <w:sz w:val="20"/>
          <w:szCs w:val="20"/>
        </w:rPr>
        <w:t xml:space="preserve">.  Cerebral autoregulation is currently not included in the model, but to enable that in the future, a separate remainder of the upper body (RUB), which is not subject to autoregulation, is already included.  The veins of the upper body (VUB) and superior vena cava (SVC) act as the downstream compartment to the upper body circulation, where the SVC is located inside the thoracic compartment. The intestines (INT) play an important role in redistribution of blood flow.  Albeit not strictly required for the cardiorespiratory model, liver and spleen (LS) and kidneys (KID) compartments are necessary for differential metabolism in pharmacokinetic models.  Other organs in the lower body are lumped together in the remainder of lower body (RLB) compartment.  All organs consist of three capacitances connected by resistors representing the arteriole (A), capillary bed and </w:t>
      </w:r>
      <w:r w:rsidRPr="000B3348">
        <w:rPr>
          <w:rFonts w:ascii="Calibri" w:hAnsi="Calibri" w:cs="Calibri"/>
          <w:noProof/>
          <w:sz w:val="20"/>
          <w:szCs w:val="20"/>
        </w:rPr>
        <w:lastRenderedPageBreak/>
        <w:t>venule (V) of that organ system</w:t>
      </w:r>
      <w:r w:rsidR="004A151A">
        <w:rPr>
          <w:rFonts w:ascii="Calibri" w:hAnsi="Calibri" w:cs="Calibri"/>
          <w:noProof/>
          <w:sz w:val="20"/>
          <w:szCs w:val="20"/>
        </w:rPr>
        <w:t xml:space="preserve">. This configuration allows for an </w:t>
      </w:r>
      <w:r w:rsidRPr="000B3348">
        <w:rPr>
          <w:rFonts w:ascii="Calibri" w:hAnsi="Calibri" w:cs="Calibri"/>
          <w:noProof/>
          <w:sz w:val="20"/>
          <w:szCs w:val="20"/>
        </w:rPr>
        <w:t>improve</w:t>
      </w:r>
      <w:r w:rsidR="004A151A">
        <w:rPr>
          <w:rFonts w:ascii="Calibri" w:hAnsi="Calibri" w:cs="Calibri"/>
          <w:noProof/>
          <w:sz w:val="20"/>
          <w:szCs w:val="20"/>
        </w:rPr>
        <w:t>d representation of</w:t>
      </w:r>
      <w:r w:rsidRPr="000B3348">
        <w:rPr>
          <w:rFonts w:ascii="Calibri" w:hAnsi="Calibri" w:cs="Calibri"/>
          <w:noProof/>
          <w:sz w:val="20"/>
          <w:szCs w:val="20"/>
        </w:rPr>
        <w:t xml:space="preserve"> the hemodynamic response </w:t>
      </w:r>
      <w:r w:rsidR="004A151A">
        <w:rPr>
          <w:rFonts w:ascii="Calibri" w:hAnsi="Calibri" w:cs="Calibri"/>
          <w:noProof/>
          <w:sz w:val="20"/>
          <w:szCs w:val="20"/>
        </w:rPr>
        <w:t>to</w:t>
      </w:r>
      <w:r w:rsidRPr="000B3348">
        <w:rPr>
          <w:rFonts w:ascii="Calibri" w:hAnsi="Calibri" w:cs="Calibri"/>
          <w:noProof/>
          <w:sz w:val="20"/>
          <w:szCs w:val="20"/>
        </w:rPr>
        <w:t xml:space="preserve"> autonomic control. Separate left and right lung circulations and compartments are required for the simulation of unilateral phenomena in tension pneumothorax and congenital diaphragmatic hernia (CDH).  The intrapulmonary shunt (IPS) is included to allow for simulation of heterogenous pulmonary perfusion states and atelectasis.  The foramen ovale (FO) and ductus arteriosus (DA) are necessary for the representation of, for example, </w:t>
      </w:r>
      <w:r w:rsidR="008532F5" w:rsidRPr="000B3348">
        <w:rPr>
          <w:rFonts w:ascii="Calibri" w:hAnsi="Calibri" w:cs="Calibri"/>
          <w:noProof/>
          <w:sz w:val="20"/>
          <w:szCs w:val="20"/>
        </w:rPr>
        <w:t>pe</w:t>
      </w:r>
      <w:r w:rsidR="009958BA" w:rsidRPr="000B3348">
        <w:rPr>
          <w:rFonts w:ascii="Calibri" w:hAnsi="Calibri" w:cs="Calibri"/>
          <w:noProof/>
          <w:sz w:val="20"/>
          <w:szCs w:val="20"/>
        </w:rPr>
        <w:t>r</w:t>
      </w:r>
      <w:r w:rsidR="008532F5" w:rsidRPr="000B3348">
        <w:rPr>
          <w:rFonts w:ascii="Calibri" w:hAnsi="Calibri" w:cs="Calibri"/>
          <w:noProof/>
          <w:sz w:val="20"/>
          <w:szCs w:val="20"/>
        </w:rPr>
        <w:t xml:space="preserve">sistence of a </w:t>
      </w:r>
      <w:r w:rsidRPr="000B3348">
        <w:rPr>
          <w:rFonts w:ascii="Calibri" w:hAnsi="Calibri" w:cs="Calibri"/>
          <w:noProof/>
          <w:sz w:val="20"/>
          <w:szCs w:val="20"/>
        </w:rPr>
        <w:t>patent ductus arteriosus, hypoplastic left heart syndrome, and congenital diaphragmatic hernia.  The distinction between intra and extra-thoracic venous compartments IVCI and VLB, allows for simulation of the effects of intrathoracic pressure on the circulation.  Intrathoracic pressure is modulated by spontaneous breathing, mechanical ventilation, and chest compressions.  The pericardium, not shown in Figure 2, is modelled as an elastic structure with a low compliance above its unstressed volume, limiting the sum of heart chamber volumes.</w:t>
      </w:r>
    </w:p>
    <w:p w14:paraId="3E880C7A" w14:textId="3ACF2D20" w:rsidR="003D4A22"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20"/>
          <w:szCs w:val="20"/>
        </w:rPr>
      </w:pPr>
      <w:r w:rsidRPr="000B3348">
        <w:rPr>
          <w:rFonts w:ascii="Calibri" w:hAnsi="Calibri" w:cs="Calibri"/>
          <w:noProof/>
          <w:sz w:val="20"/>
          <w:szCs w:val="20"/>
        </w:rPr>
        <w:t xml:space="preserve">The control of circulation by the autonomic nervous system (ANS) is based on the model described by </w:t>
      </w:r>
      <w:r w:rsidR="00EE7490" w:rsidRPr="000B3348">
        <w:rPr>
          <w:rFonts w:ascii="Calibri" w:hAnsi="Calibri" w:cs="Calibri"/>
          <w:noProof/>
          <w:sz w:val="20"/>
          <w:szCs w:val="20"/>
        </w:rPr>
        <w:t xml:space="preserve">van Meurs </w:t>
      </w:r>
      <w:r w:rsidR="00EE7490"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EE7490" w:rsidRPr="000B3348">
        <w:rPr>
          <w:rFonts w:ascii="Calibri" w:hAnsi="Calibri" w:cs="Calibri"/>
          <w:noProof/>
          <w:sz w:val="20"/>
          <w:szCs w:val="20"/>
        </w:rPr>
        <w:fldChar w:fldCharType="separate"/>
      </w:r>
      <w:r w:rsidR="00EE7490" w:rsidRPr="000B3348">
        <w:rPr>
          <w:rFonts w:ascii="Calibri" w:hAnsi="Calibri" w:cs="Calibri"/>
          <w:noProof/>
          <w:sz w:val="20"/>
          <w:szCs w:val="20"/>
        </w:rPr>
        <w:t>[10]</w:t>
      </w:r>
      <w:r w:rsidR="00EE7490" w:rsidRPr="000B3348">
        <w:rPr>
          <w:rFonts w:ascii="Calibri" w:hAnsi="Calibri" w:cs="Calibri"/>
          <w:noProof/>
          <w:sz w:val="20"/>
          <w:szCs w:val="20"/>
        </w:rPr>
        <w:fldChar w:fldCharType="end"/>
      </w:r>
      <w:r w:rsidR="00FA0BF9">
        <w:rPr>
          <w:rFonts w:ascii="Calibri" w:hAnsi="Calibri" w:cs="Calibri"/>
          <w:noProof/>
          <w:sz w:val="20"/>
          <w:szCs w:val="20"/>
        </w:rPr>
        <w:t xml:space="preserve">. </w:t>
      </w:r>
      <w:r w:rsidRPr="000B3348">
        <w:rPr>
          <w:rFonts w:ascii="Calibri" w:hAnsi="Calibri" w:cs="Calibri"/>
          <w:noProof/>
          <w:sz w:val="20"/>
          <w:szCs w:val="20"/>
        </w:rPr>
        <w:t xml:space="preserve">In this </w:t>
      </w:r>
      <w:r w:rsidR="00EE7490" w:rsidRPr="000B3348">
        <w:rPr>
          <w:rFonts w:ascii="Calibri" w:hAnsi="Calibri" w:cs="Calibri"/>
          <w:noProof/>
          <w:sz w:val="20"/>
          <w:szCs w:val="20"/>
        </w:rPr>
        <w:t>model</w:t>
      </w:r>
      <w:r w:rsidRPr="000B3348">
        <w:rPr>
          <w:rFonts w:ascii="Calibri" w:hAnsi="Calibri" w:cs="Calibri"/>
          <w:noProof/>
          <w:sz w:val="20"/>
          <w:szCs w:val="20"/>
        </w:rPr>
        <w:t xml:space="preserve">, </w:t>
      </w:r>
      <w:r w:rsidR="00C72555">
        <w:rPr>
          <w:rFonts w:ascii="Calibri" w:hAnsi="Calibri" w:cs="Calibri"/>
          <w:noProof/>
          <w:sz w:val="20"/>
          <w:szCs w:val="20"/>
        </w:rPr>
        <w:t>the main</w:t>
      </w:r>
      <w:r w:rsidRPr="000B3348">
        <w:rPr>
          <w:rFonts w:ascii="Calibri" w:hAnsi="Calibri" w:cs="Calibri"/>
          <w:noProof/>
          <w:sz w:val="20"/>
          <w:szCs w:val="20"/>
        </w:rPr>
        <w:t xml:space="preserve"> regulated cardiovascular variabl</w:t>
      </w:r>
      <w:r w:rsidR="00C72555">
        <w:rPr>
          <w:rFonts w:ascii="Calibri" w:hAnsi="Calibri" w:cs="Calibri"/>
          <w:noProof/>
          <w:sz w:val="20"/>
          <w:szCs w:val="20"/>
        </w:rPr>
        <w:t xml:space="preserve">e, </w:t>
      </w:r>
      <w:r w:rsidRPr="000B3348">
        <w:rPr>
          <w:rFonts w:ascii="Calibri" w:hAnsi="Calibri" w:cs="Calibri"/>
          <w:noProof/>
          <w:sz w:val="20"/>
          <w:szCs w:val="20"/>
        </w:rPr>
        <w:t>arterial pressure</w:t>
      </w:r>
      <w:r w:rsidR="00C72555">
        <w:rPr>
          <w:rFonts w:ascii="Calibri" w:hAnsi="Calibri" w:cs="Calibri"/>
          <w:noProof/>
          <w:sz w:val="20"/>
          <w:szCs w:val="20"/>
        </w:rPr>
        <w:t xml:space="preserve">, </w:t>
      </w:r>
      <w:r w:rsidRPr="000B3348">
        <w:rPr>
          <w:rFonts w:ascii="Calibri" w:hAnsi="Calibri" w:cs="Calibri"/>
          <w:noProof/>
          <w:sz w:val="20"/>
          <w:szCs w:val="20"/>
        </w:rPr>
        <w:t>is represented by a</w:t>
      </w:r>
      <w:r w:rsidR="00EE7490" w:rsidRPr="000B3348">
        <w:rPr>
          <w:rFonts w:ascii="Calibri" w:hAnsi="Calibri" w:cs="Calibri"/>
          <w:noProof/>
          <w:sz w:val="20"/>
          <w:szCs w:val="20"/>
        </w:rPr>
        <w:t>n</w:t>
      </w:r>
      <w:r w:rsidRPr="000B3348">
        <w:rPr>
          <w:rFonts w:ascii="Calibri" w:hAnsi="Calibri" w:cs="Calibri"/>
          <w:noProof/>
          <w:sz w:val="20"/>
          <w:szCs w:val="20"/>
        </w:rPr>
        <w:t xml:space="preserve"> afferent activation function</w:t>
      </w:r>
      <w:r w:rsidR="001E246A" w:rsidRPr="000B3348">
        <w:rPr>
          <w:rFonts w:ascii="Calibri" w:hAnsi="Calibri" w:cs="Calibri"/>
          <w:noProof/>
          <w:sz w:val="20"/>
          <w:szCs w:val="20"/>
        </w:rPr>
        <w:t xml:space="preserve"> (Fig. 4)</w:t>
      </w:r>
      <w:r w:rsidR="00EE7490" w:rsidRPr="000B3348">
        <w:rPr>
          <w:rFonts w:ascii="Calibri" w:hAnsi="Calibri" w:cs="Calibri"/>
          <w:noProof/>
          <w:sz w:val="20"/>
          <w:szCs w:val="20"/>
        </w:rPr>
        <w:t xml:space="preserve">. </w:t>
      </w:r>
      <w:r w:rsidR="007F2FF1">
        <w:rPr>
          <w:rFonts w:ascii="Calibri" w:hAnsi="Calibri" w:cs="Calibri"/>
          <w:noProof/>
          <w:sz w:val="20"/>
          <w:szCs w:val="20"/>
        </w:rPr>
        <w:t>This</w:t>
      </w:r>
      <w:r w:rsidRPr="000B3348">
        <w:rPr>
          <w:rFonts w:ascii="Calibri" w:hAnsi="Calibri" w:cs="Calibri"/>
          <w:noProof/>
          <w:sz w:val="20"/>
          <w:szCs w:val="20"/>
        </w:rPr>
        <w:t xml:space="preserve"> </w:t>
      </w:r>
      <w:r w:rsidR="00EE7490" w:rsidRPr="000B3348">
        <w:rPr>
          <w:rFonts w:ascii="Calibri" w:hAnsi="Calibri" w:cs="Calibri"/>
          <w:noProof/>
          <w:sz w:val="20"/>
          <w:szCs w:val="20"/>
        </w:rPr>
        <w:t xml:space="preserve">function </w:t>
      </w:r>
      <w:r w:rsidRPr="000B3348">
        <w:rPr>
          <w:rFonts w:ascii="Calibri" w:hAnsi="Calibri" w:cs="Calibri"/>
          <w:noProof/>
          <w:sz w:val="20"/>
          <w:szCs w:val="20"/>
        </w:rPr>
        <w:t>has a defined setpoint around which it operates</w:t>
      </w:r>
      <w:r w:rsidR="007F2FF1">
        <w:rPr>
          <w:rFonts w:ascii="Calibri" w:hAnsi="Calibri" w:cs="Calibri"/>
          <w:noProof/>
          <w:sz w:val="20"/>
          <w:szCs w:val="20"/>
        </w:rPr>
        <w:t xml:space="preserve"> and</w:t>
      </w:r>
      <w:r w:rsidRPr="000B3348">
        <w:rPr>
          <w:rFonts w:ascii="Calibri" w:hAnsi="Calibri" w:cs="Calibri"/>
          <w:noProof/>
          <w:sz w:val="20"/>
          <w:szCs w:val="20"/>
        </w:rPr>
        <w:t xml:space="preserve"> </w:t>
      </w:r>
      <w:r w:rsidR="00EE7490" w:rsidRPr="000B3348">
        <w:rPr>
          <w:rFonts w:ascii="Calibri" w:hAnsi="Calibri" w:cs="Calibri"/>
          <w:noProof/>
          <w:sz w:val="20"/>
          <w:szCs w:val="20"/>
        </w:rPr>
        <w:t xml:space="preserve">minimum and </w:t>
      </w:r>
      <w:r w:rsidRPr="000B3348">
        <w:rPr>
          <w:rFonts w:ascii="Calibri" w:hAnsi="Calibri" w:cs="Calibri"/>
          <w:noProof/>
          <w:sz w:val="20"/>
          <w:szCs w:val="20"/>
        </w:rPr>
        <w:t>maximum activation level</w:t>
      </w:r>
      <w:r w:rsidR="007F2FF1">
        <w:rPr>
          <w:rFonts w:ascii="Calibri" w:hAnsi="Calibri" w:cs="Calibri"/>
          <w:noProof/>
          <w:sz w:val="20"/>
          <w:szCs w:val="20"/>
        </w:rPr>
        <w:t xml:space="preserve">s. </w:t>
      </w:r>
      <w:r w:rsidR="00FA0BF9">
        <w:rPr>
          <w:rFonts w:ascii="Calibri" w:hAnsi="Calibri" w:cs="Calibri"/>
          <w:noProof/>
          <w:sz w:val="20"/>
          <w:szCs w:val="20"/>
        </w:rPr>
        <w:t xml:space="preserve">This model is expanded as follows: </w:t>
      </w:r>
      <w:r w:rsidR="00FA0BF9">
        <w:rPr>
          <w:rFonts w:ascii="Calibri" w:hAnsi="Calibri" w:cs="Calibri"/>
          <w:color w:val="000000"/>
          <w:sz w:val="20"/>
          <w:szCs w:val="20"/>
        </w:rPr>
        <w:t xml:space="preserve">the </w:t>
      </w:r>
      <w:r w:rsidR="00D467EE" w:rsidRPr="00FA0BF9">
        <w:rPr>
          <w:rFonts w:ascii="Calibri" w:hAnsi="Calibri" w:cs="Calibri"/>
          <w:color w:val="000000"/>
          <w:sz w:val="20"/>
          <w:szCs w:val="20"/>
        </w:rPr>
        <w:t>afferent signal is used to determine the sympatho-vagal balance (SVB).</w:t>
      </w:r>
      <w:r w:rsidR="007F2FF1">
        <w:rPr>
          <w:rFonts w:ascii="Calibri" w:hAnsi="Calibri" w:cs="Calibri"/>
          <w:color w:val="000000"/>
          <w:sz w:val="20"/>
          <w:szCs w:val="20"/>
        </w:rPr>
        <w:t xml:space="preserve"> Mean </w:t>
      </w:r>
      <w:r w:rsidR="00D467EE" w:rsidRPr="00FA0BF9">
        <w:rPr>
          <w:rFonts w:ascii="Calibri" w:hAnsi="Calibri" w:cs="Calibri"/>
          <w:color w:val="000000"/>
          <w:sz w:val="20"/>
          <w:szCs w:val="20"/>
        </w:rPr>
        <w:t>arterial pressure below the set point produce</w:t>
      </w:r>
      <w:r w:rsidR="00FA0BF9">
        <w:rPr>
          <w:rFonts w:ascii="Calibri" w:hAnsi="Calibri" w:cs="Calibri"/>
          <w:color w:val="000000"/>
          <w:sz w:val="20"/>
          <w:szCs w:val="20"/>
        </w:rPr>
        <w:t>s</w:t>
      </w:r>
      <w:r w:rsidR="00D467EE" w:rsidRPr="00FA0BF9">
        <w:rPr>
          <w:rFonts w:ascii="Calibri" w:hAnsi="Calibri" w:cs="Calibri"/>
          <w:color w:val="000000"/>
          <w:sz w:val="20"/>
          <w:szCs w:val="20"/>
        </w:rPr>
        <w:t xml:space="preserve"> a positive SVB, corresponding to sympathetic dominance</w:t>
      </w:r>
      <w:r w:rsidR="00FA0BF9">
        <w:rPr>
          <w:rFonts w:ascii="Calibri" w:hAnsi="Calibri" w:cs="Calibri"/>
          <w:color w:val="000000"/>
          <w:sz w:val="20"/>
          <w:szCs w:val="20"/>
        </w:rPr>
        <w:t xml:space="preserve"> and cardiovascular stimulation. P</w:t>
      </w:r>
      <w:r w:rsidR="00D467EE" w:rsidRPr="00FA0BF9">
        <w:rPr>
          <w:rFonts w:ascii="Calibri" w:hAnsi="Calibri" w:cs="Calibri"/>
          <w:color w:val="000000"/>
          <w:sz w:val="20"/>
          <w:szCs w:val="20"/>
        </w:rPr>
        <w:t>ressure above the set point result</w:t>
      </w:r>
      <w:r w:rsidR="00FA0BF9">
        <w:rPr>
          <w:rFonts w:ascii="Calibri" w:hAnsi="Calibri" w:cs="Calibri"/>
          <w:color w:val="000000"/>
          <w:sz w:val="20"/>
          <w:szCs w:val="20"/>
        </w:rPr>
        <w:t>s</w:t>
      </w:r>
      <w:r w:rsidR="00D467EE" w:rsidRPr="00FA0BF9">
        <w:rPr>
          <w:rFonts w:ascii="Calibri" w:hAnsi="Calibri" w:cs="Calibri"/>
          <w:color w:val="000000"/>
          <w:sz w:val="20"/>
          <w:szCs w:val="20"/>
        </w:rPr>
        <w:t xml:space="preserve"> in a negative SVB, indicating parasympathetic (vagal) dominance and cardiovascular depression. The magnitude of this response is defined by a baroreflex gain that determines the sensitivity of SVB to changes in arterial pressure.</w:t>
      </w:r>
      <w:r w:rsidR="00FA0BF9" w:rsidRPr="00FA0BF9">
        <w:rPr>
          <w:rFonts w:ascii="Calibri" w:hAnsi="Calibri" w:cs="Calibri"/>
          <w:color w:val="000000"/>
          <w:sz w:val="20"/>
          <w:szCs w:val="20"/>
        </w:rPr>
        <w:t xml:space="preserve"> </w:t>
      </w:r>
      <w:r w:rsidR="00D467EE" w:rsidRPr="00FA0BF9">
        <w:rPr>
          <w:rFonts w:ascii="Calibri" w:hAnsi="Calibri" w:cs="Calibri"/>
          <w:color w:val="000000"/>
          <w:sz w:val="20"/>
          <w:szCs w:val="20"/>
        </w:rPr>
        <w:t xml:space="preserve">The resulting SVB controls the efferent cardiovascular effectors, including heart rate, myocardial contractility, systemic vascular resistance, and venous tone. Each effector responds to SVB according to its specific gain and </w:t>
      </w:r>
      <w:r w:rsidR="007F2FF1">
        <w:rPr>
          <w:rFonts w:ascii="Calibri" w:hAnsi="Calibri" w:cs="Calibri"/>
          <w:color w:val="000000"/>
          <w:sz w:val="20"/>
          <w:szCs w:val="20"/>
        </w:rPr>
        <w:t>is constrained to</w:t>
      </w:r>
      <w:r w:rsidR="00D467EE" w:rsidRPr="00FA0BF9">
        <w:rPr>
          <w:rFonts w:ascii="Calibri" w:hAnsi="Calibri" w:cs="Calibri"/>
          <w:color w:val="000000"/>
          <w:sz w:val="20"/>
          <w:szCs w:val="20"/>
        </w:rPr>
        <w:t xml:space="preserve"> physiological limits. The model represents a </w:t>
      </w:r>
      <w:r w:rsidR="00FA0BF9" w:rsidRPr="00FA0BF9">
        <w:rPr>
          <w:rFonts w:ascii="Calibri" w:hAnsi="Calibri" w:cs="Calibri"/>
          <w:color w:val="000000"/>
          <w:sz w:val="20"/>
          <w:szCs w:val="20"/>
        </w:rPr>
        <w:t>closed loop</w:t>
      </w:r>
      <w:r w:rsidR="00D467EE" w:rsidRPr="00FA0BF9">
        <w:rPr>
          <w:rFonts w:ascii="Calibri" w:hAnsi="Calibri" w:cs="Calibri"/>
          <w:color w:val="000000"/>
          <w:sz w:val="20"/>
          <w:szCs w:val="20"/>
        </w:rPr>
        <w:t xml:space="preserve"> baroreflex system in which arterial blood pressure is sensed, transformed into a unified autonomic control signal (SVB), and used to adjust cardiovascular function to restore and maintain pressure homeostasis.</w:t>
      </w:r>
      <w:r w:rsidR="007F2FF1">
        <w:rPr>
          <w:rFonts w:ascii="Calibri" w:hAnsi="Calibri" w:cs="Calibri"/>
          <w:color w:val="000000"/>
          <w:sz w:val="20"/>
          <w:szCs w:val="20"/>
        </w:rPr>
        <w:t xml:space="preserve"> A further expansion of the van Meurs model </w:t>
      </w:r>
      <w:r w:rsidR="007F2FF1">
        <w:rPr>
          <w:rFonts w:ascii="Calibri" w:hAnsi="Calibri" w:cs="Calibri"/>
          <w:noProof/>
          <w:sz w:val="20"/>
          <w:szCs w:val="20"/>
        </w:rPr>
        <w:t xml:space="preserve">is the inclusion of </w:t>
      </w:r>
      <w:r w:rsidR="007F2FF1" w:rsidRPr="000B3348">
        <w:rPr>
          <w:rFonts w:ascii="Calibri" w:hAnsi="Calibri" w:cs="Calibri"/>
          <w:noProof/>
          <w:sz w:val="20"/>
          <w:szCs w:val="20"/>
        </w:rPr>
        <w:t>a time constant that determines how quickly it responds to changes in the controlled variable.</w:t>
      </w:r>
      <w:r w:rsidR="007F2FF1">
        <w:rPr>
          <w:rFonts w:ascii="Calibri" w:hAnsi="Calibri" w:cs="Calibri"/>
          <w:noProof/>
          <w:sz w:val="20"/>
          <w:szCs w:val="20"/>
        </w:rPr>
        <w:t xml:space="preserve"> </w:t>
      </w:r>
      <w:r w:rsidR="007F2FF1">
        <w:rPr>
          <w:rFonts w:ascii="Calibri" w:hAnsi="Calibri" w:cs="Calibri"/>
          <w:color w:val="000000"/>
          <w:sz w:val="20"/>
          <w:szCs w:val="20"/>
        </w:rPr>
        <w:t>The SVB based model can easily be expanded to include a</w:t>
      </w:r>
      <w:r w:rsidR="00D467EE" w:rsidRPr="007F2FF1">
        <w:rPr>
          <w:rFonts w:ascii="Calibri" w:hAnsi="Calibri" w:cs="Calibri"/>
          <w:color w:val="000000"/>
          <w:sz w:val="20"/>
          <w:szCs w:val="20"/>
        </w:rPr>
        <w:t xml:space="preserve">dditional </w:t>
      </w:r>
      <w:r w:rsidR="007F2FF1">
        <w:rPr>
          <w:rFonts w:ascii="Calibri" w:hAnsi="Calibri" w:cs="Calibri"/>
          <w:color w:val="000000"/>
          <w:sz w:val="20"/>
          <w:szCs w:val="20"/>
        </w:rPr>
        <w:t xml:space="preserve">cardiorespiratory </w:t>
      </w:r>
      <w:bookmarkEnd w:id="7"/>
      <w:r w:rsidR="007F2FF1">
        <w:rPr>
          <w:rFonts w:ascii="Calibri" w:hAnsi="Calibri" w:cs="Calibri"/>
          <w:color w:val="000000"/>
          <w:sz w:val="20"/>
          <w:szCs w:val="20"/>
        </w:rPr>
        <w:t>receptors.</w:t>
      </w:r>
    </w:p>
    <w:p w14:paraId="6B42C6F6" w14:textId="77777777" w:rsidR="007F2FF1" w:rsidRPr="007F2FF1" w:rsidRDefault="007F2FF1"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20"/>
          <w:szCs w:val="20"/>
        </w:rPr>
      </w:pPr>
    </w:p>
    <w:p w14:paraId="04536776"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2.2 Mathematical model</w:t>
      </w:r>
    </w:p>
    <w:p w14:paraId="0EB4C3C1" w14:textId="77777777" w:rsidR="003D4A22" w:rsidRPr="000B3348" w:rsidRDefault="003D4A22" w:rsidP="00E26FD8">
      <w:pPr>
        <w:pStyle w:val="NoSpacing"/>
        <w:jc w:val="both"/>
        <w:rPr>
          <w:rFonts w:ascii="Calibri" w:hAnsi="Calibri" w:cs="Calibri"/>
          <w:b/>
          <w:bCs/>
          <w:noProof/>
          <w:sz w:val="20"/>
          <w:szCs w:val="20"/>
        </w:rPr>
      </w:pPr>
    </w:p>
    <w:p w14:paraId="47C68B32" w14:textId="29844996"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Cardiac cycle time is denoted by n = 1, 2, 3, ... (dimensionless).  Continuous time is denoted by t (sec).  The heart model is based on the time-varying elastance model first described by Beneken</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4471B3" w:rsidRPr="000B3348">
        <w:rPr>
          <w:rFonts w:ascii="Calibri" w:hAnsi="Calibri" w:cs="Calibri"/>
          <w:noProof/>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sz w:val="20"/>
          <w:szCs w:val="20"/>
        </w:rPr>
        <w:fldChar w:fldCharType="separate"/>
      </w:r>
      <w:r w:rsidR="004471B3" w:rsidRPr="000B3348">
        <w:rPr>
          <w:rFonts w:ascii="Calibri" w:hAnsi="Calibri" w:cs="Calibri"/>
          <w:noProof/>
          <w:sz w:val="20"/>
          <w:szCs w:val="20"/>
        </w:rPr>
        <w:t>[12]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and validated in dogs by Suga et 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&lt;EndNote&gt;&lt;Cite&gt;&lt;Author&gt;Suga&lt;/Author&gt;&lt;Year&gt;1973&lt;/Year&gt;&lt;RecNum&gt;48&lt;/RecNum&gt;&lt;DisplayText&gt;[14]&lt;/DisplayText&gt;&lt;record&gt;&lt;rec-number&gt;48&lt;/rec-number&gt;&lt;foreign-keys&gt;&lt;key app="EN" db-id="55w90zxw4p0f2qe2xtixwtw6t9w909tr0vpa" timestamp="1710969486"&gt;48&lt;/key&gt;&lt;/foreign-keys&gt;&lt;ref-type name="Journal Article"&gt;17&lt;/ref-type&gt;&lt;contributors&gt;&lt;authors&gt;&lt;author&gt;Suga, H.&lt;/author&gt;&lt;author&gt;Sagawa, K.&lt;/author&gt;&lt;author&gt;Shoukas, A. A.&lt;/author&gt;&lt;/authors&gt;&lt;/contributors&gt;&lt;titles&gt;&lt;title&gt;Load independence of the instantaneous pressure-volume ratio of the canine left ventricle and effects of epinephrine and heart rate on the ratio&lt;/title&gt;&lt;secondary-title&gt;Circ Res&lt;/secondary-title&gt;&lt;/titles&gt;&lt;periodical&gt;&lt;full-title&gt;Circ Res&lt;/full-title&gt;&lt;/periodical&gt;&lt;pages&gt;314-22&lt;/pages&gt;&lt;volume&gt;32&lt;/volume&gt;&lt;number&gt;3&lt;/number&gt;&lt;keywords&gt;&lt;keyword&gt;Animals&lt;/keyword&gt;&lt;keyword&gt;Blood Pressure&lt;/keyword&gt;&lt;keyword&gt;Cardiac Output&lt;/keyword&gt;&lt;keyword&gt;*Cardiac Volume/drug effects&lt;/keyword&gt;&lt;keyword&gt;Dogs&lt;/keyword&gt;&lt;keyword&gt;Epinephrine/*pharmacology&lt;/keyword&gt;&lt;keyword&gt;Heart/innervation&lt;/keyword&gt;&lt;keyword&gt;*Heart Rate&lt;/keyword&gt;&lt;keyword&gt;Heart Ventricles/drug effects&lt;/keyword&gt;&lt;keyword&gt;Plethysmography&lt;/keyword&gt;&lt;keyword&gt;Time Factors&lt;/keyword&gt;&lt;keyword&gt;Transducers&lt;/keyword&gt;&lt;keyword&gt;Ventricular Function&lt;/keyword&gt;&lt;/keywords&gt;&lt;dates&gt;&lt;year&gt;1973&lt;/year&gt;&lt;pub-dates&gt;&lt;date&gt;Mar&lt;/date&gt;&lt;/pub-dates&gt;&lt;/dates&gt;&lt;isbn&gt;0009-7330 (Print)&amp;#xD;0009-7330 (Linking)&lt;/isbn&gt;&lt;accession-num&gt;4691336&lt;/accession-num&gt;&lt;urls&gt;&lt;related-urls&gt;&lt;url&gt;https://www.ncbi.nlm.nih.gov/pubmed/4691336&lt;/url&gt;&lt;url&gt;https://www.ahajournals.org/doi/pdf/10.1161/01.RES.32.3.314?download=true&lt;/url&gt;&lt;/related-urls&gt;&lt;/urls&gt;&lt;electronic-resource-num&gt;10.1161/01.res.32.3.314&lt;/electronic-resource-num&gt;&lt;remote-database-name&gt;Medline&lt;/remote-database-name&gt;&lt;remote-database-provider&gt;NLM&lt;/remote-database-provider&gt;&lt;/record&gt;&lt;/Cite&gt;&lt;/EndNote&gt;</w:instrText>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[14]</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Figure 3 shows the elastances for the neonatal left heart.</w:t>
      </w:r>
    </w:p>
    <w:p w14:paraId="26D6CCF7" w14:textId="77777777" w:rsidR="003D4A22" w:rsidRPr="000B3348" w:rsidRDefault="003D4A22" w:rsidP="00E26FD8">
      <w:pPr>
        <w:jc w:val="both"/>
        <w:rPr>
          <w:rFonts w:ascii="Calibri" w:hAnsi="Calibri" w:cs="Calibri"/>
          <w:b/>
          <w:bCs/>
          <w:noProof/>
          <w:sz w:val="20"/>
          <w:szCs w:val="20"/>
        </w:rPr>
      </w:pPr>
      <w:r w:rsidRPr="000B3348">
        <w:rPr>
          <w:rFonts w:ascii="Calibri" w:hAnsi="Calibri" w:cs="Calibri"/>
          <w:noProof/>
          <w:sz w:val="20"/>
          <w:szCs w:val="20"/>
        </w:rPr>
        <w:drawing>
          <wp:inline distT="0" distB="0" distL="0" distR="0" wp14:anchorId="005BD04F" wp14:editId="5D53062B">
            <wp:extent cx="5760720" cy="2082800"/>
            <wp:effectExtent l="0" t="0" r="5080" b="0"/>
            <wp:docPr id="206093899" name="Chart 1">
              <a:extLst xmlns:a="http://schemas.openxmlformats.org/drawingml/2006/main">
                <a:ext uri="{FF2B5EF4-FFF2-40B4-BE49-F238E27FC236}">
                  <a16:creationId xmlns:a16="http://schemas.microsoft.com/office/drawing/2014/main" id="{49AEB151-04C8-4136-B1CE-FA7388129A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981E45E" w14:textId="77777777" w:rsidR="003D4A22" w:rsidRPr="000B3348" w:rsidRDefault="003D4A22" w:rsidP="00E26FD8">
      <w:pPr>
        <w:jc w:val="both"/>
        <w:rPr>
          <w:rFonts w:ascii="Calibri" w:hAnsi="Calibri" w:cs="Calibri"/>
          <w:noProof/>
          <w:sz w:val="16"/>
          <w:szCs w:val="16"/>
        </w:rPr>
      </w:pPr>
      <w:r w:rsidRPr="000B3348">
        <w:rPr>
          <w:rFonts w:ascii="Calibri" w:hAnsi="Calibri" w:cs="Calibri"/>
          <w:b/>
          <w:bCs/>
          <w:noProof/>
          <w:sz w:val="16"/>
          <w:szCs w:val="16"/>
        </w:rPr>
        <w:t>Fig. 3.</w:t>
      </w:r>
      <w:r w:rsidRPr="000B3348">
        <w:rPr>
          <w:rFonts w:ascii="Calibri" w:hAnsi="Calibri" w:cs="Calibri"/>
          <w:noProof/>
          <w:sz w:val="16"/>
          <w:szCs w:val="16"/>
        </w:rPr>
        <w:t xml:space="preserve"> Time-varying elastances for the left heart.</w:t>
      </w:r>
    </w:p>
    <w:p w14:paraId="2722AC50" w14:textId="77777777" w:rsidR="003D4A22" w:rsidRPr="000B3348" w:rsidRDefault="003D4A22" w:rsidP="00E26FD8">
      <w:pPr>
        <w:pStyle w:val="NoSpacing"/>
        <w:jc w:val="both"/>
        <w:rPr>
          <w:rFonts w:ascii="Calibri" w:hAnsi="Calibri" w:cs="Calibri"/>
          <w:noProof/>
          <w:sz w:val="20"/>
          <w:szCs w:val="20"/>
        </w:rPr>
      </w:pPr>
    </w:p>
    <w:p w14:paraId="46AA8212" w14:textId="1023254D"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Contractions are simulated via rising heart chamber elastances</w:t>
      </w:r>
      <w:r w:rsidR="00745343" w:rsidRPr="000B3348">
        <w:rPr>
          <w:rFonts w:ascii="Calibri" w:hAnsi="Calibri" w:cs="Calibri"/>
          <w:noProof/>
          <w:sz w:val="20"/>
          <w:szCs w:val="20"/>
        </w:rPr>
        <w:t xml:space="preserve">, </w:t>
      </w:r>
      <w:r w:rsidRPr="000B3348">
        <w:rPr>
          <w:rFonts w:ascii="Calibri" w:hAnsi="Calibri" w:cs="Calibri"/>
          <w:noProof/>
          <w:sz w:val="20"/>
          <w:szCs w:val="20"/>
        </w:rPr>
        <w:t>resulting in physiologic pressure and flow patterns in the hemodynamics model.  The atria are activated by a half sinusoid over the duration of the atrium systole in seconds (</w:t>
      </w:r>
      <m:oMath>
        <m:sSub>
          <m:sSubPr>
            <m:ctrlPr>
              <w:rPr>
                <w:rFonts w:ascii="Cambria Math" w:hAnsi="Cambria Math" w:cs="Calibri"/>
                <w:i/>
                <w:noProof/>
                <w:sz w:val="20"/>
                <w:szCs w:val="20"/>
              </w:rPr>
            </m:ctrlPr>
          </m:sSubPr>
          <m:e>
            <m:r>
              <w:rPr>
                <w:rFonts w:ascii="Cambria Math" w:hAnsi="Cambria Math" w:cs="Calibri"/>
                <w:noProof/>
                <w:sz w:val="20"/>
                <w:szCs w:val="20"/>
              </w:rPr>
              <m:t>T</m:t>
            </m:r>
          </m:e>
          <m:sub>
            <m:r>
              <w:rPr>
                <w:rFonts w:ascii="Cambria Math" w:hAnsi="Cambria Math" w:cs="Calibri"/>
                <w:noProof/>
                <w:sz w:val="20"/>
                <w:szCs w:val="20"/>
              </w:rPr>
              <m:t>as</m:t>
            </m:r>
          </m:sub>
        </m:sSub>
        <m:r>
          <w:rPr>
            <w:rFonts w:ascii="Cambria Math" w:hAnsi="Cambria Math" w:cs="Calibri"/>
            <w:noProof/>
            <w:sz w:val="20"/>
            <w:szCs w:val="20"/>
          </w:rPr>
          <m:t>)</m:t>
        </m:r>
      </m:oMath>
      <w:r w:rsidRPr="000B3348">
        <w:rPr>
          <w:rFonts w:ascii="Calibri" w:hAnsi="Calibri" w:cs="Calibri"/>
          <w:noProof/>
          <w:sz w:val="20"/>
          <w:szCs w:val="20"/>
        </w:rPr>
        <w:t xml:space="preserve">.  </w:t>
      </w:r>
      <w:r w:rsidR="00E4778A" w:rsidRPr="000B3348">
        <w:rPr>
          <w:rFonts w:ascii="Calibri" w:hAnsi="Calibri" w:cs="Calibri"/>
          <w:noProof/>
          <w:sz w:val="20"/>
          <w:szCs w:val="20"/>
        </w:rPr>
        <w:t>This duration is defined by the PQ time in seconds.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237B05AF" w14:textId="77777777" w:rsidTr="00D758C4">
        <w:tc>
          <w:tcPr>
            <w:tcW w:w="7825" w:type="dxa"/>
          </w:tcPr>
          <w:p w14:paraId="164CB78C"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a</m:t>
                    </m:r>
                  </m:e>
                  <m:sub>
                    <m:r>
                      <w:rPr>
                        <w:rFonts w:ascii="Cambria Math" w:hAnsi="Cambria Math" w:cs="Calibri"/>
                        <w:noProof/>
                        <w:sz w:val="20"/>
                        <w:szCs w:val="20"/>
                        <w:lang w:val="en-US"/>
                      </w:rPr>
                      <m:t>a</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=sin</m:t>
                </m:r>
                <m:d>
                  <m:dPr>
                    <m:begChr m:val="["/>
                    <m:endChr m:val="]"/>
                    <m:ctrlPr>
                      <w:rPr>
                        <w:rFonts w:ascii="Cambria Math" w:hAnsi="Cambria Math" w:cs="Calibri"/>
                        <w:i/>
                        <w:noProof/>
                        <w:sz w:val="20"/>
                        <w:szCs w:val="20"/>
                        <w:lang w:val="en-US"/>
                      </w:rPr>
                    </m:ctrlPr>
                  </m:dPr>
                  <m:e>
                    <m:r>
                      <w:rPr>
                        <w:rFonts w:ascii="Cambria Math" w:hAnsi="Cambria Math" w:cs="Calibri"/>
                        <w:noProof/>
                        <w:sz w:val="20"/>
                        <w:szCs w:val="20"/>
                        <w:lang w:val="en-US"/>
                      </w:rPr>
                      <m:t>π</m:t>
                    </m:r>
                    <m:d>
                      <m:dPr>
                        <m:ctrlPr>
                          <w:rPr>
                            <w:rFonts w:ascii="Cambria Math" w:hAnsi="Cambria Math" w:cs="Calibri"/>
                            <w:i/>
                            <w:noProof/>
                            <w:sz w:val="20"/>
                            <w:szCs w:val="20"/>
                            <w:lang w:val="en-US"/>
                          </w:rPr>
                        </m:ctrlPr>
                      </m:dPr>
                      <m:e>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den>
                        </m:f>
                      </m:e>
                    </m:d>
                  </m:e>
                </m:d>
              </m:oMath>
            </m:oMathPara>
          </w:p>
        </w:tc>
        <w:tc>
          <w:tcPr>
            <w:tcW w:w="1237" w:type="dxa"/>
          </w:tcPr>
          <w:p w14:paraId="182A2285"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1</w:t>
            </w:r>
          </w:p>
        </w:tc>
      </w:tr>
    </w:tbl>
    <w:p w14:paraId="4195DB59" w14:textId="77777777" w:rsidR="003D4A22" w:rsidRPr="000B3348" w:rsidRDefault="003D4A22" w:rsidP="00E26FD8">
      <w:pPr>
        <w:pStyle w:val="NoSpacing"/>
        <w:jc w:val="both"/>
        <w:rPr>
          <w:rFonts w:ascii="Calibri" w:hAnsi="Calibri" w:cs="Calibri"/>
          <w:noProof/>
          <w:sz w:val="20"/>
          <w:szCs w:val="20"/>
        </w:rPr>
      </w:pPr>
    </w:p>
    <w:p w14:paraId="5BF51954" w14:textId="27876464"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ventricles and coronary capacitances are activated by a delayed and slightly skewed half sinusoid over the duration of ventricular systole. The elastance waveforms displayed in Figure 3 have chamber specific baselines and amplitudes.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1A94A376" w14:textId="77777777" w:rsidTr="00C061CC">
        <w:tc>
          <w:tcPr>
            <w:tcW w:w="7825" w:type="dxa"/>
          </w:tcPr>
          <w:p w14:paraId="64D99922"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a</m:t>
                    </m:r>
                  </m:e>
                  <m:sub>
                    <m:r>
                      <w:rPr>
                        <w:rFonts w:ascii="Cambria Math" w:hAnsi="Cambria Math" w:cs="Calibri"/>
                        <w:noProof/>
                        <w:sz w:val="20"/>
                        <w:szCs w:val="20"/>
                        <w:lang w:val="en-US"/>
                      </w:rPr>
                      <m:t>v</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m:t>
                </m:r>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d>
                      <m:dPr>
                        <m:ctrlPr>
                          <w:rPr>
                            <w:rFonts w:ascii="Cambria Math" w:hAnsi="Cambria Math" w:cs="Calibri"/>
                            <w:i/>
                            <w:noProof/>
                            <w:sz w:val="20"/>
                            <w:szCs w:val="20"/>
                            <w:lang w:val="en-US"/>
                          </w:rPr>
                        </m:ctrlPr>
                      </m:dPr>
                      <m:e>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r>
                          <w:rPr>
                            <w:rFonts w:ascii="Cambria Math" w:hAnsi="Cambria Math" w:cs="Calibri"/>
                            <w:noProof/>
                            <w:sz w:val="20"/>
                            <w:szCs w:val="20"/>
                            <w:lang w:val="en-US"/>
                          </w:rPr>
                          <m: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av</m:t>
                            </m:r>
                          </m:sub>
                        </m:sSub>
                      </m:e>
                    </m:d>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K</m:t>
                        </m:r>
                      </m:e>
                      <m:sub>
                        <m:r>
                          <w:rPr>
                            <w:rFonts w:ascii="Cambria Math" w:hAnsi="Cambria Math" w:cs="Calibri"/>
                            <w:noProof/>
                            <w:sz w:val="20"/>
                            <w:szCs w:val="20"/>
                            <w:lang w:val="en-US"/>
                          </w:rPr>
                          <m:t>n</m:t>
                        </m:r>
                      </m:sub>
                    </m:sSub>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r>
                      <w:rPr>
                        <w:rFonts w:ascii="Cambria Math" w:hAnsi="Cambria Math" w:cs="Calibri"/>
                        <w:noProof/>
                        <w:sz w:val="20"/>
                        <w:szCs w:val="20"/>
                        <w:lang w:val="en-US"/>
                      </w:rPr>
                      <m:t>(n)</m:t>
                    </m:r>
                  </m:den>
                </m:f>
                <m:r>
                  <w:rPr>
                    <w:rFonts w:ascii="Cambria Math" w:hAnsi="Cambria Math" w:cs="Calibri"/>
                    <w:noProof/>
                    <w:sz w:val="20"/>
                    <w:szCs w:val="20"/>
                    <w:lang w:val="en-US"/>
                  </w:rPr>
                  <m:t>sin</m:t>
                </m:r>
                <m:d>
                  <m:dPr>
                    <m:begChr m:val="["/>
                    <m:endChr m:val="]"/>
                    <m:ctrlPr>
                      <w:rPr>
                        <w:rFonts w:ascii="Cambria Math" w:hAnsi="Cambria Math" w:cs="Calibri"/>
                        <w:i/>
                        <w:noProof/>
                        <w:sz w:val="20"/>
                        <w:szCs w:val="20"/>
                        <w:lang w:val="en-US"/>
                      </w:rPr>
                    </m:ctrlPr>
                  </m:dPr>
                  <m:e>
                    <m:r>
                      <w:rPr>
                        <w:rFonts w:ascii="Cambria Math" w:hAnsi="Cambria Math" w:cs="Calibri"/>
                        <w:noProof/>
                        <w:sz w:val="20"/>
                        <w:szCs w:val="20"/>
                        <w:lang w:val="en-US"/>
                      </w:rPr>
                      <m:t>π</m:t>
                    </m:r>
                    <m:d>
                      <m:dPr>
                        <m:ctrlPr>
                          <w:rPr>
                            <w:rFonts w:ascii="Cambria Math" w:hAnsi="Cambria Math" w:cs="Calibri"/>
                            <w:i/>
                            <w:noProof/>
                            <w:sz w:val="20"/>
                            <w:szCs w:val="20"/>
                            <w:lang w:val="en-US"/>
                          </w:rPr>
                        </m:ctrlPr>
                      </m:dPr>
                      <m:e>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d>
                              <m:dPr>
                                <m:ctrlPr>
                                  <w:rPr>
                                    <w:rFonts w:ascii="Cambria Math" w:hAnsi="Cambria Math" w:cs="Calibri"/>
                                    <w:i/>
                                    <w:noProof/>
                                    <w:sz w:val="20"/>
                                    <w:szCs w:val="20"/>
                                    <w:lang w:val="en-US"/>
                                  </w:rPr>
                                </m:ctrlPr>
                              </m:dPr>
                              <m:e>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r>
                                  <w:rPr>
                                    <w:rFonts w:ascii="Cambria Math" w:hAnsi="Cambria Math" w:cs="Calibri"/>
                                    <w:noProof/>
                                    <w:sz w:val="20"/>
                                    <w:szCs w:val="20"/>
                                    <w:lang w:val="en-US"/>
                                  </w:rPr>
                                  <m: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av</m:t>
                                    </m:r>
                                  </m:sub>
                                </m:sSub>
                              </m:e>
                            </m:d>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r>
                              <w:rPr>
                                <w:rFonts w:ascii="Cambria Math" w:hAnsi="Cambria Math" w:cs="Calibri"/>
                                <w:noProof/>
                                <w:sz w:val="20"/>
                                <w:szCs w:val="20"/>
                                <w:lang w:val="en-US"/>
                              </w:rPr>
                              <m:t>(n)</m:t>
                            </m:r>
                          </m:den>
                        </m:f>
                      </m:e>
                    </m:d>
                  </m:e>
                </m:d>
              </m:oMath>
            </m:oMathPara>
          </w:p>
        </w:tc>
        <w:tc>
          <w:tcPr>
            <w:tcW w:w="1237" w:type="dxa"/>
          </w:tcPr>
          <w:p w14:paraId="0AD4A398"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2</w:t>
            </w:r>
          </w:p>
        </w:tc>
      </w:tr>
    </w:tbl>
    <w:p w14:paraId="6F47D049" w14:textId="77777777" w:rsidR="00E6404A" w:rsidRDefault="00E6404A" w:rsidP="00E26FD8">
      <w:pPr>
        <w:autoSpaceDE w:val="0"/>
        <w:autoSpaceDN w:val="0"/>
        <w:adjustRightInd w:val="0"/>
        <w:jc w:val="both"/>
        <w:rPr>
          <w:rFonts w:ascii="Calibri" w:hAnsi="Calibri" w:cs="Calibri"/>
          <w:noProof/>
          <w:sz w:val="20"/>
          <w:szCs w:val="20"/>
        </w:rPr>
      </w:pPr>
    </w:p>
    <w:p w14:paraId="60FA3D8D" w14:textId="2F70979E" w:rsidR="003D4A22" w:rsidRPr="000B3348" w:rsidRDefault="00E6404A" w:rsidP="00E26FD8">
      <w:pPr>
        <w:autoSpaceDE w:val="0"/>
        <w:autoSpaceDN w:val="0"/>
        <w:adjustRightInd w:val="0"/>
        <w:jc w:val="both"/>
        <w:rPr>
          <w:rFonts w:ascii="Calibri" w:hAnsi="Calibri" w:cs="Calibri"/>
          <w:noProof/>
          <w:sz w:val="20"/>
          <w:szCs w:val="20"/>
        </w:rPr>
      </w:pPr>
      <w:r w:rsidRPr="000B3348">
        <w:rPr>
          <w:rFonts w:ascii="Calibri" w:hAnsi="Calibri" w:cs="Calibri"/>
          <w:noProof/>
          <w:sz w:val="20"/>
          <w:szCs w:val="20"/>
        </w:rPr>
        <w:t>K</w:t>
      </w:r>
      <w:r w:rsidRPr="000B3348">
        <w:rPr>
          <w:rFonts w:ascii="Calibri" w:hAnsi="Calibri" w:cs="Calibri"/>
          <w:noProof/>
          <w:sz w:val="20"/>
          <w:szCs w:val="20"/>
          <w:vertAlign w:val="subscript"/>
        </w:rPr>
        <w:t>n</w:t>
      </w:r>
      <w:r w:rsidRPr="000B3348">
        <w:rPr>
          <w:rFonts w:ascii="Calibri" w:hAnsi="Calibri" w:cs="Calibri"/>
          <w:noProof/>
          <w:sz w:val="20"/>
          <w:szCs w:val="20"/>
        </w:rPr>
        <w:t xml:space="preserve"> is a normalization constant resulting in a maximum of 1 of the time function.</w:t>
      </w:r>
      <w:r>
        <w:rPr>
          <w:rFonts w:ascii="Calibri" w:hAnsi="Calibri" w:cs="Calibri"/>
          <w:noProof/>
          <w:sz w:val="20"/>
          <w:szCs w:val="20"/>
        </w:rPr>
        <w:t xml:space="preserve"> </w:t>
      </w:r>
      <w:r w:rsidR="003D4A22" w:rsidRPr="000B3348">
        <w:rPr>
          <w:rFonts w:ascii="Calibri" w:hAnsi="Calibri" w:cs="Calibri"/>
          <w:noProof/>
          <w:sz w:val="20"/>
          <w:szCs w:val="20"/>
        </w:rPr>
        <w:t>The duration of the ventricular systole (</w:t>
      </w:r>
      <m:oMath>
        <m:sSub>
          <m:sSubPr>
            <m:ctrlPr>
              <w:rPr>
                <w:rFonts w:ascii="Cambria Math" w:hAnsi="Cambria Math" w:cs="Calibri"/>
                <w:i/>
                <w:noProof/>
                <w:sz w:val="20"/>
                <w:szCs w:val="20"/>
              </w:rPr>
            </m:ctrlPr>
          </m:sSubPr>
          <m:e>
            <m:r>
              <w:rPr>
                <w:rFonts w:ascii="Cambria Math" w:hAnsi="Cambria Math" w:cs="Calibri"/>
                <w:noProof/>
                <w:sz w:val="20"/>
                <w:szCs w:val="20"/>
              </w:rPr>
              <m:t>t</m:t>
            </m:r>
          </m:e>
          <m:sub>
            <m:r>
              <w:rPr>
                <w:rFonts w:ascii="Cambria Math" w:hAnsi="Cambria Math" w:cs="Calibri"/>
                <w:noProof/>
                <w:sz w:val="20"/>
                <w:szCs w:val="20"/>
              </w:rPr>
              <m:t>vs</m:t>
            </m:r>
          </m:sub>
        </m:sSub>
        <m:r>
          <w:rPr>
            <w:rFonts w:ascii="Cambria Math" w:hAnsi="Cambria Math" w:cs="Calibri"/>
            <w:noProof/>
            <w:sz w:val="20"/>
            <w:szCs w:val="20"/>
          </w:rPr>
          <m:t>(n))</m:t>
        </m:r>
      </m:oMath>
      <w:r w:rsidR="003D4A22" w:rsidRPr="000B3348">
        <w:rPr>
          <w:rFonts w:ascii="Calibri" w:hAnsi="Calibri" w:cs="Calibri"/>
          <w:noProof/>
          <w:sz w:val="20"/>
          <w:szCs w:val="20"/>
        </w:rPr>
        <w:t xml:space="preserve"> is</w:t>
      </w:r>
      <w:r w:rsidR="005743F8">
        <w:rPr>
          <w:rFonts w:ascii="Calibri" w:hAnsi="Calibri" w:cs="Calibri"/>
          <w:noProof/>
          <w:sz w:val="20"/>
          <w:szCs w:val="20"/>
        </w:rPr>
        <w:t xml:space="preserve"> calculated </w:t>
      </w:r>
      <w:r w:rsidR="003D4A22" w:rsidRPr="000B3348">
        <w:rPr>
          <w:rFonts w:ascii="Calibri" w:hAnsi="Calibri" w:cs="Calibri"/>
          <w:noProof/>
          <w:sz w:val="20"/>
          <w:szCs w:val="20"/>
        </w:rPr>
        <w:t xml:space="preserve">by Bazett's formula </w:t>
      </w:r>
      <w:r w:rsidR="00224D22">
        <w:rPr>
          <w:rFonts w:ascii="Calibri" w:hAnsi="Calibri" w:cs="Calibri"/>
          <w:noProof/>
          <w:sz w:val="20"/>
          <w:szCs w:val="20"/>
        </w:rPr>
        <w:t xml:space="preserve">using the </w:t>
      </w:r>
      <w:r w:rsidR="003D4A22" w:rsidRPr="000B3348">
        <w:rPr>
          <w:rFonts w:ascii="Calibri" w:hAnsi="Calibri" w:cs="Calibri"/>
          <w:noProof/>
          <w:sz w:val="20"/>
          <w:szCs w:val="20"/>
        </w:rPr>
        <w:t>QT interval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&lt;EndNote&gt;&lt;Cite&gt;&lt;Author&gt;Bazett&lt;/Author&gt;&lt;Year&gt;1920&lt;/Year&gt;&lt;RecNum&gt;50&lt;/RecNum&gt;&lt;DisplayText&gt;[15]&lt;/DisplayText&gt;&lt;record&gt;&lt;rec-number&gt;50&lt;/rec-number&gt;&lt;foreign-keys&gt;&lt;key app="EN" db-id="55w90zxw4p0f2qe2xtixwtw6t9w909tr0vpa" timestamp="1710969738"&gt;50&lt;/key&gt;&lt;/foreign-keys&gt;&lt;ref-type name="Journal Article"&gt;17&lt;/ref-type&gt;&lt;contributors&gt;&lt;authors&gt;&lt;author&gt;Bazett, HC&lt;/author&gt;&lt;/authors&gt;&lt;/contributors&gt;&lt;titles&gt;&lt;title&gt;An analysis of the time-relations of electrocardiograms&lt;/title&gt;&lt;secondary-title&gt;Heart&lt;/secondary-title&gt;&lt;/titles&gt;&lt;periodical&gt;&lt;full-title&gt;Heart&lt;/full-title&gt;&lt;/periodical&gt;&lt;pages&gt;353-70&lt;/pages&gt;&lt;volume&gt;7&lt;/volume&gt;&lt;dates&gt;&lt;year&gt;1920&lt;/year&gt;&lt;/dates&gt;&lt;urls&gt;&lt;/urls&gt;&lt;/record&gt;&lt;/Cite&gt;&lt;/EndNote&gt;</w:instrText>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[15]</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00897E0B" w:rsidRPr="000B3348">
        <w:rPr>
          <w:rFonts w:ascii="Calibri" w:hAnsi="Calibri" w:cs="Calibri"/>
          <w:b/>
          <w:bCs/>
          <w:noProof/>
          <w:color w:val="EE0000"/>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64CC6548" w14:textId="77777777" w:rsidTr="00D758C4">
        <w:tc>
          <w:tcPr>
            <w:tcW w:w="7825" w:type="dxa"/>
          </w:tcPr>
          <w:p w14:paraId="7B1826E8"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n</m:t>
                    </m:r>
                  </m:e>
                </m:d>
                <m:r>
                  <w:rPr>
                    <w:rFonts w:ascii="Cambria Math" w:hAnsi="Cambria Math" w:cs="Calibri"/>
                    <w:noProof/>
                    <w:sz w:val="20"/>
                    <w:szCs w:val="20"/>
                    <w:lang w:val="en-US"/>
                  </w:rPr>
                  <m:t>=QT</m:t>
                </m:r>
                <m:rad>
                  <m:radPr>
                    <m:degHide m:val="1"/>
                    <m:ctrlPr>
                      <w:rPr>
                        <w:rFonts w:ascii="Cambria Math" w:hAnsi="Cambria Math" w:cs="Calibri"/>
                        <w:i/>
                        <w:noProof/>
                        <w:sz w:val="20"/>
                        <w:szCs w:val="20"/>
                        <w:lang w:val="en-US"/>
                      </w:rPr>
                    </m:ctrlPr>
                  </m:radPr>
                  <m:deg/>
                  <m:e>
                    <m:f>
                      <m:fPr>
                        <m:ctrlPr>
                          <w:rPr>
                            <w:rFonts w:ascii="Cambria Math" w:hAnsi="Cambria Math" w:cs="Calibri"/>
                            <w:i/>
                            <w:noProof/>
                            <w:sz w:val="20"/>
                            <w:szCs w:val="20"/>
                            <w:lang w:val="en-US"/>
                          </w:rPr>
                        </m:ctrlPr>
                      </m:fPr>
                      <m:num>
                        <m:r>
                          <w:rPr>
                            <w:rFonts w:ascii="Cambria Math" w:hAnsi="Cambria Math" w:cs="Calibri"/>
                            <w:noProof/>
                            <w:sz w:val="20"/>
                            <w:szCs w:val="20"/>
                            <w:lang w:val="en-US"/>
                          </w:rPr>
                          <m:t>60</m:t>
                        </m:r>
                      </m:num>
                      <m:den>
                        <m:r>
                          <w:rPr>
                            <w:rFonts w:ascii="Cambria Math" w:hAnsi="Cambria Math" w:cs="Calibri"/>
                            <w:noProof/>
                            <w:sz w:val="20"/>
                            <w:szCs w:val="20"/>
                            <w:lang w:val="en-US"/>
                          </w:rPr>
                          <m:t>hr(n)</m:t>
                        </m:r>
                      </m:den>
                    </m:f>
                  </m:e>
                </m:rad>
              </m:oMath>
            </m:oMathPara>
          </w:p>
        </w:tc>
        <w:tc>
          <w:tcPr>
            <w:tcW w:w="1237" w:type="dxa"/>
          </w:tcPr>
          <w:p w14:paraId="68998691"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3</w:t>
            </w:r>
          </w:p>
        </w:tc>
      </w:tr>
    </w:tbl>
    <w:p w14:paraId="1056579F" w14:textId="77777777" w:rsidR="003D4A22" w:rsidRPr="000B3348" w:rsidRDefault="003D4A22" w:rsidP="00E26FD8">
      <w:pPr>
        <w:pStyle w:val="NoSpacing"/>
        <w:jc w:val="both"/>
        <w:rPr>
          <w:rFonts w:ascii="Calibri" w:hAnsi="Calibri" w:cs="Calibri"/>
          <w:noProof/>
          <w:sz w:val="20"/>
          <w:szCs w:val="20"/>
        </w:rPr>
      </w:pPr>
      <w:bookmarkStart w:id="11" w:name="_Hlk77243723"/>
    </w:p>
    <w:p w14:paraId="5B6C27C8" w14:textId="77777777" w:rsidR="003D4A22" w:rsidRPr="000B3348" w:rsidRDefault="003D4A22" w:rsidP="00E26FD8">
      <w:pPr>
        <w:pStyle w:val="NoSpacing"/>
        <w:jc w:val="both"/>
        <w:rPr>
          <w:rFonts w:ascii="Calibri" w:hAnsi="Calibri" w:cs="Calibri"/>
          <w:noProof/>
          <w:sz w:val="20"/>
          <w:szCs w:val="20"/>
        </w:rPr>
      </w:pPr>
    </w:p>
    <w:tbl>
      <w:tblPr>
        <w:tblStyle w:val="TableGrid"/>
        <w:tblW w:w="5000" w:type="pct"/>
        <w:tblLayout w:type="fixed"/>
        <w:tblLook w:val="04A0" w:firstRow="1" w:lastRow="0" w:firstColumn="1" w:lastColumn="0" w:noHBand="0" w:noVBand="1"/>
      </w:tblPr>
      <w:tblGrid>
        <w:gridCol w:w="1255"/>
        <w:gridCol w:w="1530"/>
        <w:gridCol w:w="2070"/>
        <w:gridCol w:w="4207"/>
      </w:tblGrid>
      <w:tr w:rsidR="003D4A22" w:rsidRPr="000B3348" w14:paraId="19A1CA8E" w14:textId="77777777" w:rsidTr="000E2AFB">
        <w:trPr>
          <w:trHeight w:val="427"/>
        </w:trPr>
        <w:tc>
          <w:tcPr>
            <w:tcW w:w="692" w:type="pct"/>
            <w:vAlign w:val="center"/>
          </w:tcPr>
          <w:p w14:paraId="5F3F064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Name</w:t>
            </w:r>
          </w:p>
        </w:tc>
        <w:tc>
          <w:tcPr>
            <w:tcW w:w="844" w:type="pct"/>
            <w:vAlign w:val="center"/>
          </w:tcPr>
          <w:p w14:paraId="0FE013AE"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Symbol</w:t>
            </w:r>
          </w:p>
        </w:tc>
        <w:tc>
          <w:tcPr>
            <w:tcW w:w="1142" w:type="pct"/>
            <w:vAlign w:val="center"/>
          </w:tcPr>
          <w:p w14:paraId="225FBDCC"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Relationship</w:t>
            </w:r>
          </w:p>
        </w:tc>
        <w:tc>
          <w:tcPr>
            <w:tcW w:w="2321" w:type="pct"/>
            <w:vAlign w:val="center"/>
          </w:tcPr>
          <w:p w14:paraId="4E010ECE"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Mathematical description</w:t>
            </w:r>
          </w:p>
        </w:tc>
      </w:tr>
      <w:tr w:rsidR="003D4A22" w:rsidRPr="000B3348" w14:paraId="6EF87EA4" w14:textId="77777777" w:rsidTr="000E2AFB">
        <w:trPr>
          <w:trHeight w:val="1814"/>
        </w:trPr>
        <w:tc>
          <w:tcPr>
            <w:tcW w:w="692" w:type="pct"/>
            <w:vAlign w:val="center"/>
          </w:tcPr>
          <w:p w14:paraId="6EE47BA1" w14:textId="6085E78A"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Resistor</w:t>
            </w:r>
          </w:p>
          <w:p w14:paraId="4E67CBB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4</w:t>
            </w:r>
          </w:p>
        </w:tc>
        <w:tc>
          <w:tcPr>
            <w:tcW w:w="844" w:type="pct"/>
            <w:vAlign w:val="center"/>
          </w:tcPr>
          <w:p w14:paraId="7EFF31D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520848D" wp14:editId="5B89F0C9">
                  <wp:extent cx="828647" cy="440690"/>
                  <wp:effectExtent l="0" t="0" r="0" b="3810"/>
                  <wp:docPr id="7361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7498" name=""/>
                          <pic:cNvPicPr/>
                        </pic:nvPicPr>
                        <pic:blipFill>
                          <a:blip r:embed="rId19"/>
                          <a:stretch>
                            <a:fillRect/>
                          </a:stretch>
                        </pic:blipFill>
                        <pic:spPr>
                          <a:xfrm>
                            <a:off x="0" y="0"/>
                            <a:ext cx="904623" cy="481095"/>
                          </a:xfrm>
                          <a:prstGeom prst="rect">
                            <a:avLst/>
                          </a:prstGeom>
                        </pic:spPr>
                      </pic:pic>
                    </a:graphicData>
                  </a:graphic>
                </wp:inline>
              </w:drawing>
            </w:r>
          </w:p>
        </w:tc>
        <w:tc>
          <w:tcPr>
            <w:tcW w:w="1142" w:type="pct"/>
            <w:vAlign w:val="center"/>
          </w:tcPr>
          <w:p w14:paraId="1F275FA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5E72782" wp14:editId="1FE393ED">
                  <wp:extent cx="999989" cy="927735"/>
                  <wp:effectExtent l="0" t="0" r="0" b="0"/>
                  <wp:docPr id="1416523479"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23479" name="Graphic 1416523479"/>
                          <pic:cNvPicPr/>
                        </pic:nvPicPr>
                        <pic:blipFill>
                          <a:blip r:embed="rId20">
                            <a:extLst>
                              <a:ext uri="{96DAC541-7B7A-43D3-8B79-37D633B846F1}">
                                <asvg:svgBlip xmlns:asvg="http://schemas.microsoft.com/office/drawing/2016/SVG/main" r:embed="rId21"/>
                              </a:ext>
                            </a:extLst>
                          </a:blip>
                          <a:stretch>
                            <a:fillRect/>
                          </a:stretch>
                        </pic:blipFill>
                        <pic:spPr>
                          <a:xfrm>
                            <a:off x="0" y="0"/>
                            <a:ext cx="1007102" cy="934334"/>
                          </a:xfrm>
                          <a:prstGeom prst="rect">
                            <a:avLst/>
                          </a:prstGeom>
                        </pic:spPr>
                      </pic:pic>
                    </a:graphicData>
                  </a:graphic>
                </wp:inline>
              </w:drawing>
            </w:r>
          </w:p>
        </w:tc>
        <w:tc>
          <w:tcPr>
            <w:tcW w:w="2321" w:type="pct"/>
            <w:vAlign w:val="center"/>
          </w:tcPr>
          <w:p w14:paraId="448CF750" w14:textId="77777777" w:rsidR="003D4A22" w:rsidRPr="000B3348" w:rsidRDefault="00000000" w:rsidP="00E26FD8">
            <w:pPr>
              <w:pStyle w:val="NoSpacing"/>
              <w:spacing w:before="0"/>
              <w:jc w:val="both"/>
              <w:rPr>
                <w:rFonts w:ascii="Calibri" w:hAnsi="Calibri" w:cs="Calibri"/>
                <w:noProof/>
                <w:sz w:val="16"/>
                <w:szCs w:val="16"/>
                <w:lang w:val="en-US"/>
              </w:rPr>
            </w:pPr>
            <m:oMathPara>
              <m:oMathParaPr>
                <m:jc m:val="left"/>
              </m:oMathParaPr>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noProof/>
                            <w:kern w:val="2"/>
                            <w:sz w:val="16"/>
                            <w:szCs w:val="16"/>
                            <w:lang w:val="en-US"/>
                            <w14:ligatures w14:val="standardContextual"/>
                          </w:rPr>
                        </m:ctrlPr>
                      </m:eqArrPr>
                      <m:e>
                        <m:r>
                          <m:rPr>
                            <m:sty m:val="p"/>
                          </m:rPr>
                          <w:rPr>
                            <w:rFonts w:ascii="Cambria Math" w:hAnsi="Cambria Math" w:cs="Calibri"/>
                            <w:noProof/>
                            <w:sz w:val="16"/>
                            <w:szCs w:val="16"/>
                            <w:lang w:val="en-US"/>
                          </w:rPr>
                          <m:t>p1</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-p2</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 xml:space="preserve">≥0 </m:t>
                        </m:r>
                      </m:e>
                      <m:e>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K</m:t>
                            </m:r>
                          </m:e>
                          <m:sub>
                            <m:r>
                              <m:rPr>
                                <m:sty m:val="p"/>
                              </m:rPr>
                              <w:rPr>
                                <w:rFonts w:ascii="Cambria Math" w:hAnsi="Cambria Math" w:cs="Calibri"/>
                                <w:noProof/>
                                <w:sz w:val="16"/>
                                <w:szCs w:val="16"/>
                                <w:lang w:val="en-US"/>
                              </w:rPr>
                              <m:t>1</m:t>
                            </m:r>
                          </m:sub>
                        </m:sSub>
                        <m:sSup>
                          <m:sSupPr>
                            <m:ctrlPr>
                              <w:rPr>
                                <w:rFonts w:ascii="Cambria Math" w:eastAsiaTheme="minorHAnsi" w:hAnsi="Cambria Math" w:cs="Calibri"/>
                                <w:noProof/>
                                <w:kern w:val="2"/>
                                <w:sz w:val="16"/>
                                <w:szCs w:val="16"/>
                                <w:lang w:val="en-US"/>
                                <w14:ligatures w14:val="standardContextual"/>
                              </w:rPr>
                            </m:ctrlPr>
                          </m:sSupPr>
                          <m:e>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sup>
                            <m:r>
                              <m:rPr>
                                <m:sty m:val="p"/>
                              </m:rPr>
                              <w:rPr>
                                <w:rFonts w:ascii="Cambria Math" w:hAnsi="Cambria Math" w:cs="Calibri"/>
                                <w:noProof/>
                                <w:sz w:val="16"/>
                                <w:szCs w:val="16"/>
                                <w:lang w:val="en-US"/>
                              </w:rPr>
                              <m:t>2</m:t>
                            </m:r>
                          </m:sup>
                        </m:sSup>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R</m:t>
                            </m:r>
                          </m:e>
                          <m:sub>
                            <m:r>
                              <m:rPr>
                                <m:sty m:val="p"/>
                              </m:rPr>
                              <w:rPr>
                                <w:rFonts w:ascii="Cambria Math" w:hAnsi="Cambria Math" w:cs="Calibri"/>
                                <w:noProof/>
                                <w:sz w:val="16"/>
                                <w:szCs w:val="16"/>
                                <w:lang w:val="en-US"/>
                              </w:rPr>
                              <m:t>f</m:t>
                            </m:r>
                          </m:sub>
                        </m:sSub>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1</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2</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ctrlPr>
                          <w:rPr>
                            <w:rFonts w:ascii="Cambria Math" w:eastAsia="Cambria Math" w:hAnsi="Cambria Math" w:cs="Calibr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noProof/>
                            <w:sz w:val="16"/>
                            <w:szCs w:val="16"/>
                            <w:lang w:val="en-US"/>
                          </w:rPr>
                        </m:ctrlPr>
                      </m:e>
                      <m:e>
                        <m:r>
                          <m:rPr>
                            <m:sty m:val="p"/>
                          </m:rPr>
                          <w:rPr>
                            <w:rFonts w:ascii="Cambria Math" w:hAnsi="Cambria Math" w:cs="Calibri"/>
                            <w:noProof/>
                            <w:sz w:val="16"/>
                            <w:szCs w:val="16"/>
                            <w:lang w:val="en-US"/>
                          </w:rPr>
                          <m:t>p1</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-p2</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&lt;0</m:t>
                        </m:r>
                        <m:ctrlPr>
                          <w:rPr>
                            <w:rFonts w:ascii="Cambria Math" w:eastAsia="Cambria Math" w:hAnsi="Cambria Math" w:cs="Calibri"/>
                            <w:noProof/>
                            <w:sz w:val="16"/>
                            <w:szCs w:val="16"/>
                            <w:lang w:val="en-US"/>
                          </w:rPr>
                        </m:ctrlPr>
                      </m:e>
                      <m:e>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-K</m:t>
                            </m:r>
                          </m:e>
                          <m:sub>
                            <m:r>
                              <m:rPr>
                                <m:sty m:val="p"/>
                              </m:rPr>
                              <w:rPr>
                                <w:rFonts w:ascii="Cambria Math" w:hAnsi="Cambria Math" w:cs="Calibri"/>
                                <w:noProof/>
                                <w:sz w:val="16"/>
                                <w:szCs w:val="16"/>
                                <w:lang w:val="en-US"/>
                              </w:rPr>
                              <m:t>1</m:t>
                            </m:r>
                          </m:sub>
                        </m:sSub>
                        <m:sSup>
                          <m:sSupPr>
                            <m:ctrlPr>
                              <w:rPr>
                                <w:rFonts w:ascii="Cambria Math" w:eastAsiaTheme="minorHAnsi" w:hAnsi="Cambria Math" w:cs="Calibri"/>
                                <w:noProof/>
                                <w:kern w:val="2"/>
                                <w:sz w:val="16"/>
                                <w:szCs w:val="16"/>
                                <w:lang w:val="en-US"/>
                                <w14:ligatures w14:val="standardContextual"/>
                              </w:rPr>
                            </m:ctrlPr>
                          </m:sSupPr>
                          <m:e>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sup>
                            <m:r>
                              <m:rPr>
                                <m:sty m:val="p"/>
                              </m:rPr>
                              <w:rPr>
                                <w:rFonts w:ascii="Cambria Math" w:hAnsi="Cambria Math" w:cs="Calibri"/>
                                <w:noProof/>
                                <w:sz w:val="16"/>
                                <w:szCs w:val="16"/>
                                <w:lang w:val="en-US"/>
                              </w:rPr>
                              <m:t>2</m:t>
                            </m:r>
                          </m:sup>
                        </m:sSup>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R</m:t>
                            </m:r>
                          </m:e>
                          <m:sub>
                            <m:r>
                              <m:rPr>
                                <m:sty m:val="p"/>
                              </m:rPr>
                              <w:rPr>
                                <w:rFonts w:ascii="Cambria Math" w:hAnsi="Cambria Math" w:cs="Calibri"/>
                                <w:noProof/>
                                <w:sz w:val="16"/>
                                <w:szCs w:val="16"/>
                                <w:lang w:val="en-US"/>
                              </w:rPr>
                              <m:t>r</m:t>
                            </m:r>
                          </m:sub>
                        </m:sSub>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1</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2</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eqArr>
                  </m:e>
                </m:d>
              </m:oMath>
            </m:oMathPara>
          </w:p>
        </w:tc>
      </w:tr>
      <w:tr w:rsidR="003D4A22" w:rsidRPr="000B3348" w14:paraId="5076C759" w14:textId="77777777" w:rsidTr="000E2AFB">
        <w:trPr>
          <w:trHeight w:val="1814"/>
        </w:trPr>
        <w:tc>
          <w:tcPr>
            <w:tcW w:w="692" w:type="pct"/>
            <w:vAlign w:val="center"/>
          </w:tcPr>
          <w:p w14:paraId="4E1F5DD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Valve</w:t>
            </w:r>
          </w:p>
          <w:p w14:paraId="245F586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5</w:t>
            </w:r>
          </w:p>
        </w:tc>
        <w:tc>
          <w:tcPr>
            <w:tcW w:w="844" w:type="pct"/>
            <w:vAlign w:val="center"/>
          </w:tcPr>
          <w:p w14:paraId="78CFE8D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78AE9B93" wp14:editId="5D93443F">
                  <wp:extent cx="855133" cy="461374"/>
                  <wp:effectExtent l="0" t="0" r="0" b="0"/>
                  <wp:docPr id="125039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4668" name=""/>
                          <pic:cNvPicPr/>
                        </pic:nvPicPr>
                        <pic:blipFill rotWithShape="1">
                          <a:blip r:embed="rId22"/>
                          <a:srcRect l="-604" t="-1141" r="-604" b="-1141"/>
                          <a:stretch/>
                        </pic:blipFill>
                        <pic:spPr>
                          <a:xfrm>
                            <a:off x="0" y="0"/>
                            <a:ext cx="914512" cy="493411"/>
                          </a:xfrm>
                          <a:prstGeom prst="rect">
                            <a:avLst/>
                          </a:prstGeom>
                        </pic:spPr>
                      </pic:pic>
                    </a:graphicData>
                  </a:graphic>
                </wp:inline>
              </w:drawing>
            </w:r>
          </w:p>
        </w:tc>
        <w:tc>
          <w:tcPr>
            <w:tcW w:w="1142" w:type="pct"/>
            <w:vAlign w:val="center"/>
          </w:tcPr>
          <w:p w14:paraId="5B25915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75AE09AA" wp14:editId="30B5A45D">
                  <wp:extent cx="1008359" cy="935501"/>
                  <wp:effectExtent l="0" t="0" r="0" b="0"/>
                  <wp:docPr id="2111184070"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84070" name="Graphic 2111184070"/>
                          <pic:cNvPicPr/>
                        </pic:nvPicPr>
                        <pic:blipFill>
                          <a:blip r:embed="rId23">
                            <a:extLst>
                              <a:ext uri="{96DAC541-7B7A-43D3-8B79-37D633B846F1}">
                                <asvg:svgBlip xmlns:asvg="http://schemas.microsoft.com/office/drawing/2016/SVG/main" r:embed="rId24"/>
                              </a:ext>
                            </a:extLst>
                          </a:blip>
                          <a:stretch>
                            <a:fillRect/>
                          </a:stretch>
                        </pic:blipFill>
                        <pic:spPr>
                          <a:xfrm>
                            <a:off x="0" y="0"/>
                            <a:ext cx="1015158" cy="941809"/>
                          </a:xfrm>
                          <a:prstGeom prst="rect">
                            <a:avLst/>
                          </a:prstGeom>
                        </pic:spPr>
                      </pic:pic>
                    </a:graphicData>
                  </a:graphic>
                </wp:inline>
              </w:drawing>
            </w:r>
          </w:p>
        </w:tc>
        <w:tc>
          <w:tcPr>
            <w:tcW w:w="2321" w:type="pct"/>
            <w:vAlign w:val="center"/>
          </w:tcPr>
          <w:p w14:paraId="4B45D12F" w14:textId="77777777" w:rsidR="003D4A22" w:rsidRPr="000B3348" w:rsidRDefault="00000000" w:rsidP="00E26FD8">
            <w:pPr>
              <w:pStyle w:val="NoSpacing"/>
              <w:spacing w:before="0"/>
              <w:jc w:val="both"/>
              <w:rPr>
                <w:rFonts w:ascii="Calibri" w:hAnsi="Calibri" w:cs="Calibri"/>
                <w:noProof/>
                <w:sz w:val="16"/>
                <w:szCs w:val="16"/>
                <w:lang w:val="en-US"/>
              </w:rPr>
            </w:pPr>
            <m:oMathPara>
              <m:oMathParaPr>
                <m:jc m:val="left"/>
              </m:oMathParaPr>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p1</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-p2</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 xml:space="preserve">≥0 </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1</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e>
                          <m:sup>
                            <m:r>
                              <w:rPr>
                                <w:rFonts w:ascii="Cambria Math" w:hAnsi="Cambria Math" w:cs="Calibri"/>
                                <w:noProof/>
                                <w:sz w:val="16"/>
                                <w:szCs w:val="16"/>
                                <w:lang w:val="en-US"/>
                              </w:rPr>
                              <m:t>2</m:t>
                            </m:r>
                          </m:sup>
                        </m:sSup>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R</m:t>
                            </m:r>
                          </m:e>
                          <m:sub>
                            <m:r>
                              <w:rPr>
                                <w:rFonts w:ascii="Cambria Math" w:hAnsi="Cambria Math" w:cs="Calibri"/>
                                <w:noProof/>
                                <w:sz w:val="16"/>
                                <w:szCs w:val="16"/>
                                <w:lang w:val="en-US"/>
                              </w:rPr>
                              <m:t>f</m:t>
                            </m:r>
                          </m:sub>
                        </m:sSub>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2</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hAnsi="Cambria Math" w:cs="Calibri"/>
                            <w:noProof/>
                            <w:sz w:val="16"/>
                            <w:szCs w:val="16"/>
                            <w:lang w:val="en-US"/>
                          </w:rPr>
                          <m:t>p1</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-p2</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&lt;0</m:t>
                        </m:r>
                        <m:ctrlPr>
                          <w:rPr>
                            <w:rFonts w:ascii="Cambria Math" w:eastAsia="Cambria Math" w:hAnsi="Cambria Math" w:cs="Calibri"/>
                            <w:i/>
                            <w:noProof/>
                            <w:sz w:val="16"/>
                            <w:szCs w:val="16"/>
                            <w:lang w:val="en-US"/>
                          </w:rPr>
                        </m:ctrlPr>
                      </m:e>
                      <m:e>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=0, (</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R</m:t>
                            </m:r>
                          </m:e>
                          <m:sub>
                            <m:r>
                              <w:rPr>
                                <w:rFonts w:ascii="Cambria Math" w:hAnsi="Cambria Math" w:cs="Calibri"/>
                                <w:noProof/>
                                <w:sz w:val="16"/>
                                <w:szCs w:val="16"/>
                                <w:lang w:val="en-US"/>
                              </w:rPr>
                              <m:t>b</m:t>
                            </m:r>
                          </m:sub>
                        </m:sSub>
                        <m:r>
                          <w:rPr>
                            <w:rFonts w:ascii="Cambria Math" w:hAnsi="Cambria Math" w:cs="Calibri"/>
                            <w:noProof/>
                            <w:sz w:val="16"/>
                            <w:szCs w:val="16"/>
                            <w:lang w:val="en-US"/>
                          </w:rPr>
                          <m:t>=∞)</m:t>
                        </m:r>
                      </m:e>
                    </m:eqArr>
                  </m:e>
                </m:d>
              </m:oMath>
            </m:oMathPara>
          </w:p>
        </w:tc>
      </w:tr>
      <w:tr w:rsidR="003D4A22" w:rsidRPr="000B3348" w14:paraId="4E1FD251" w14:textId="77777777" w:rsidTr="000E2AFB">
        <w:trPr>
          <w:trHeight w:val="1814"/>
        </w:trPr>
        <w:tc>
          <w:tcPr>
            <w:tcW w:w="692" w:type="pct"/>
            <w:vAlign w:val="center"/>
          </w:tcPr>
          <w:p w14:paraId="77CA81E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Capacitance</w:t>
            </w:r>
          </w:p>
          <w:p w14:paraId="2EE6CD0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6</w:t>
            </w:r>
          </w:p>
        </w:tc>
        <w:tc>
          <w:tcPr>
            <w:tcW w:w="844" w:type="pct"/>
            <w:vAlign w:val="center"/>
          </w:tcPr>
          <w:p w14:paraId="6753F894"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436F42F3" wp14:editId="1E6842D7">
                  <wp:extent cx="606425" cy="684000"/>
                  <wp:effectExtent l="0" t="0" r="0" b="1905"/>
                  <wp:docPr id="117385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7244" name=""/>
                          <pic:cNvPicPr/>
                        </pic:nvPicPr>
                        <pic:blipFill rotWithShape="1">
                          <a:blip r:embed="rId25"/>
                          <a:srcRect t="-4" r="-7062" b="108"/>
                          <a:stretch/>
                        </pic:blipFill>
                        <pic:spPr bwMode="auto">
                          <a:xfrm>
                            <a:off x="0" y="0"/>
                            <a:ext cx="653222" cy="736783"/>
                          </a:xfrm>
                          <a:prstGeom prst="rect">
                            <a:avLst/>
                          </a:prstGeom>
                          <a:ln>
                            <a:noFill/>
                          </a:ln>
                          <a:extLst>
                            <a:ext uri="{53640926-AAD7-44D8-BBD7-CCE9431645EC}">
                              <a14:shadowObscured xmlns:a14="http://schemas.microsoft.com/office/drawing/2010/main"/>
                            </a:ext>
                          </a:extLst>
                        </pic:spPr>
                      </pic:pic>
                    </a:graphicData>
                  </a:graphic>
                </wp:inline>
              </w:drawing>
            </w:r>
          </w:p>
        </w:tc>
        <w:tc>
          <w:tcPr>
            <w:tcW w:w="1142" w:type="pct"/>
            <w:vAlign w:val="center"/>
          </w:tcPr>
          <w:p w14:paraId="1B7435B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20D8EE6D" wp14:editId="3D3F878A">
                  <wp:extent cx="1177290" cy="951865"/>
                  <wp:effectExtent l="0" t="0" r="0" b="0"/>
                  <wp:docPr id="159191806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18060" name="Graphic 1591918060"/>
                          <pic:cNvPicPr/>
                        </pic:nvPicPr>
                        <pic:blipFill>
                          <a:blip r:embed="rId26">
                            <a:extLst>
                              <a:ext uri="{96DAC541-7B7A-43D3-8B79-37D633B846F1}">
                                <asvg:svgBlip xmlns:asvg="http://schemas.microsoft.com/office/drawing/2016/SVG/main" r:embed="rId27"/>
                              </a:ext>
                            </a:extLst>
                          </a:blip>
                          <a:stretch>
                            <a:fillRect/>
                          </a:stretch>
                        </pic:blipFill>
                        <pic:spPr>
                          <a:xfrm>
                            <a:off x="0" y="0"/>
                            <a:ext cx="1177290" cy="951865"/>
                          </a:xfrm>
                          <a:prstGeom prst="rect">
                            <a:avLst/>
                          </a:prstGeom>
                        </pic:spPr>
                      </pic:pic>
                    </a:graphicData>
                  </a:graphic>
                </wp:inline>
              </w:drawing>
            </w:r>
          </w:p>
        </w:tc>
        <w:tc>
          <w:tcPr>
            <w:tcW w:w="2321" w:type="pct"/>
            <w:vAlign w:val="center"/>
          </w:tcPr>
          <w:p w14:paraId="543D48D4" w14:textId="77777777" w:rsidR="003D4A22" w:rsidRPr="000B3348" w:rsidRDefault="00000000" w:rsidP="00E26FD8">
            <w:pPr>
              <w:pStyle w:val="NoSpacing"/>
              <w:spacing w:before="0"/>
              <w:jc w:val="both"/>
              <w:rPr>
                <w:rFonts w:ascii="Calibri" w:hAnsi="Calibri" w:cs="Calibri"/>
                <w:noProof/>
                <w:sz w:val="16"/>
                <w:szCs w:val="16"/>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&lt;UV&lt;0</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e>
                    </m:eqArr>
                  </m:e>
                </m:d>
              </m:oMath>
            </m:oMathPara>
          </w:p>
        </w:tc>
      </w:tr>
      <w:tr w:rsidR="003D4A22" w:rsidRPr="000B3348" w14:paraId="01AD3B58" w14:textId="77777777" w:rsidTr="000E2AFB">
        <w:trPr>
          <w:trHeight w:val="1814"/>
        </w:trPr>
        <w:tc>
          <w:tcPr>
            <w:tcW w:w="692" w:type="pct"/>
            <w:vAlign w:val="center"/>
          </w:tcPr>
          <w:p w14:paraId="35D45D7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Container</w:t>
            </w:r>
          </w:p>
          <w:p w14:paraId="2F11A71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7</w:t>
            </w:r>
          </w:p>
        </w:tc>
        <w:tc>
          <w:tcPr>
            <w:tcW w:w="844" w:type="pct"/>
            <w:vAlign w:val="center"/>
          </w:tcPr>
          <w:p w14:paraId="534424E6"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493F9EF6" wp14:editId="28C21770">
                  <wp:extent cx="601345" cy="792000"/>
                  <wp:effectExtent l="0" t="0" r="0" b="0"/>
                  <wp:docPr id="982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454" name=""/>
                          <pic:cNvPicPr/>
                        </pic:nvPicPr>
                        <pic:blipFill rotWithShape="1">
                          <a:blip r:embed="rId28"/>
                          <a:srcRect t="-2" b="-4965"/>
                          <a:stretch/>
                        </pic:blipFill>
                        <pic:spPr bwMode="auto">
                          <a:xfrm>
                            <a:off x="0" y="0"/>
                            <a:ext cx="640522" cy="843598"/>
                          </a:xfrm>
                          <a:prstGeom prst="rect">
                            <a:avLst/>
                          </a:prstGeom>
                          <a:ln>
                            <a:noFill/>
                          </a:ln>
                          <a:extLst>
                            <a:ext uri="{53640926-AAD7-44D8-BBD7-CCE9431645EC}">
                              <a14:shadowObscured xmlns:a14="http://schemas.microsoft.com/office/drawing/2010/main"/>
                            </a:ext>
                          </a:extLst>
                        </pic:spPr>
                      </pic:pic>
                    </a:graphicData>
                  </a:graphic>
                </wp:inline>
              </w:drawing>
            </w:r>
          </w:p>
        </w:tc>
        <w:tc>
          <w:tcPr>
            <w:tcW w:w="1142" w:type="pct"/>
            <w:vAlign w:val="center"/>
          </w:tcPr>
          <w:p w14:paraId="78487BF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3909F5E2" wp14:editId="4E2AC2E8">
                  <wp:extent cx="1177290" cy="951865"/>
                  <wp:effectExtent l="0" t="0" r="0" b="0"/>
                  <wp:docPr id="161864415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44157" name="Graphic 1618644157"/>
                          <pic:cNvPicPr/>
                        </pic:nvPicPr>
                        <pic:blipFill>
                          <a:blip r:embed="rId26">
                            <a:extLst>
                              <a:ext uri="{96DAC541-7B7A-43D3-8B79-37D633B846F1}">
                                <asvg:svgBlip xmlns:asvg="http://schemas.microsoft.com/office/drawing/2016/SVG/main" r:embed="rId27"/>
                              </a:ext>
                            </a:extLst>
                          </a:blip>
                          <a:stretch>
                            <a:fillRect/>
                          </a:stretch>
                        </pic:blipFill>
                        <pic:spPr>
                          <a:xfrm>
                            <a:off x="0" y="0"/>
                            <a:ext cx="1177290" cy="951865"/>
                          </a:xfrm>
                          <a:prstGeom prst="rect">
                            <a:avLst/>
                          </a:prstGeom>
                        </pic:spPr>
                      </pic:pic>
                    </a:graphicData>
                  </a:graphic>
                </wp:inline>
              </w:drawing>
            </w:r>
          </w:p>
        </w:tc>
        <w:tc>
          <w:tcPr>
            <w:tcW w:w="2321" w:type="pct"/>
            <w:vAlign w:val="center"/>
          </w:tcPr>
          <w:p w14:paraId="0FC7DE70" w14:textId="37D60CDC" w:rsidR="003D4A22" w:rsidRPr="000B3348" w:rsidRDefault="00000000" w:rsidP="00E26FD8">
            <w:pPr>
              <w:pStyle w:val="NoSpacing"/>
              <w:spacing w:before="0"/>
              <w:jc w:val="both"/>
              <w:rPr>
                <w:rFonts w:ascii="Calibri" w:hAnsi="Calibri" w:cs="Calibri"/>
                <w:noProof/>
                <w:sz w:val="16"/>
                <w:szCs w:val="16"/>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eastAsiaTheme="minorHAnsi" w:hAnsi="Cambria Math" w:cs="Calibri"/>
                            <w:noProof/>
                            <w:kern w:val="2"/>
                            <w:sz w:val="16"/>
                            <w:szCs w:val="16"/>
                            <w:lang w:val="en-US"/>
                            <w14:ligatures w14:val="standardContextual"/>
                          </w:rPr>
                          <m:t>v</m:t>
                        </m:r>
                        <m:d>
                          <m:dPr>
                            <m:ctrlPr>
                              <w:rPr>
                                <w:rFonts w:ascii="Cambria Math" w:eastAsiaTheme="minorHAnsi" w:hAnsi="Cambria Math" w:cs="Calibri"/>
                                <w:i/>
                                <w:noProof/>
                                <w:kern w:val="2"/>
                                <w:sz w:val="16"/>
                                <w:szCs w:val="16"/>
                                <w:lang w:val="en-US"/>
                                <w14:ligatures w14:val="standardContextual"/>
                              </w:rPr>
                            </m:ctrlPr>
                          </m:dPr>
                          <m:e>
                            <m:r>
                              <w:rPr>
                                <w:rFonts w:ascii="Cambria Math" w:eastAsiaTheme="minorHAnsi" w:hAnsi="Cambria Math" w:cs="Calibri"/>
                                <w:noProof/>
                                <w:kern w:val="2"/>
                                <w:sz w:val="16"/>
                                <w:szCs w:val="16"/>
                                <w:lang w:val="en-US"/>
                                <w14:ligatures w14:val="standardContextual"/>
                              </w:rPr>
                              <m:t>t</m:t>
                            </m:r>
                          </m:e>
                        </m:d>
                        <m:r>
                          <w:rPr>
                            <w:rFonts w:ascii="Cambria Math" w:eastAsiaTheme="minorHAnsi" w:hAnsi="Cambria Math" w:cs="Calibri"/>
                            <w:noProof/>
                            <w:kern w:val="2"/>
                            <w:sz w:val="16"/>
                            <w:szCs w:val="16"/>
                            <w:lang w:val="en-US"/>
                            <w14:ligatures w14:val="standardContextual"/>
                          </w:rPr>
                          <m:t>=</m:t>
                        </m:r>
                        <m:nary>
                          <m:naryPr>
                            <m:chr m:val="∑"/>
                            <m:limLoc m:val="undOvr"/>
                            <m:subHide m:val="1"/>
                            <m:supHide m:val="1"/>
                            <m:ctrlPr>
                              <w:rPr>
                                <w:rFonts w:ascii="Cambria Math" w:eastAsiaTheme="minorHAnsi" w:hAnsi="Cambria Math" w:cs="Calibri"/>
                                <w:i/>
                                <w:noProof/>
                                <w:kern w:val="2"/>
                                <w:sz w:val="16"/>
                                <w:szCs w:val="16"/>
                                <w:lang w:val="en-US"/>
                                <w14:ligatures w14:val="standardContextual"/>
                              </w:rPr>
                            </m:ctrlPr>
                          </m:naryPr>
                          <m:sub/>
                          <m:sup/>
                          <m:e>
                            <m:sSub>
                              <m:sSubPr>
                                <m:ctrlPr>
                                  <w:rPr>
                                    <w:rFonts w:ascii="Cambria Math" w:eastAsiaTheme="minorHAnsi" w:hAnsi="Cambria Math" w:cs="Calibri"/>
                                    <w:i/>
                                    <w:noProof/>
                                    <w:kern w:val="2"/>
                                    <w:sz w:val="16"/>
                                    <w:szCs w:val="16"/>
                                    <w:lang w:val="en-US"/>
                                    <w14:ligatures w14:val="standardContextual"/>
                                  </w:rPr>
                                </m:ctrlPr>
                              </m:sSubPr>
                              <m:e>
                                <m:r>
                                  <w:rPr>
                                    <w:rFonts w:ascii="Cambria Math" w:eastAsiaTheme="minorHAnsi" w:hAnsi="Cambria Math" w:cs="Calibri"/>
                                    <w:noProof/>
                                    <w:kern w:val="2"/>
                                    <w:sz w:val="16"/>
                                    <w:szCs w:val="16"/>
                                    <w:lang w:val="en-US"/>
                                    <w14:ligatures w14:val="standardContextual"/>
                                  </w:rPr>
                                  <m:t>v</m:t>
                                </m:r>
                              </m:e>
                              <m:sub>
                                <m:r>
                                  <w:rPr>
                                    <w:rFonts w:ascii="Cambria Math" w:eastAsiaTheme="minorHAnsi" w:hAnsi="Cambria Math" w:cs="Calibri"/>
                                    <w:noProof/>
                                    <w:kern w:val="2"/>
                                    <w:sz w:val="16"/>
                                    <w:szCs w:val="16"/>
                                    <w:lang w:val="en-US"/>
                                    <w14:ligatures w14:val="standardContextual"/>
                                  </w:rPr>
                                  <m:t>n</m:t>
                                </m:r>
                              </m:sub>
                            </m:sSub>
                            <m:r>
                              <w:rPr>
                                <w:rFonts w:ascii="Cambria Math" w:eastAsiaTheme="minorHAnsi" w:hAnsi="Cambria Math" w:cs="Calibri"/>
                                <w:noProof/>
                                <w:kern w:val="2"/>
                                <w:sz w:val="16"/>
                                <w:szCs w:val="16"/>
                                <w:lang w:val="en-US"/>
                                <w14:ligatures w14:val="standardContextual"/>
                              </w:rPr>
                              <m:t>(t)</m:t>
                            </m:r>
                          </m:e>
                        </m:nary>
                      </m:e>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&lt;UV&lt;0</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e>
                    </m:eqArr>
                  </m:e>
                </m:d>
              </m:oMath>
            </m:oMathPara>
          </w:p>
        </w:tc>
      </w:tr>
      <w:tr w:rsidR="003D4A22" w:rsidRPr="000B3348" w14:paraId="390FE07F" w14:textId="77777777" w:rsidTr="000E2AFB">
        <w:trPr>
          <w:trHeight w:val="1814"/>
        </w:trPr>
        <w:tc>
          <w:tcPr>
            <w:tcW w:w="692" w:type="pct"/>
            <w:vAlign w:val="center"/>
          </w:tcPr>
          <w:p w14:paraId="6DCA4B7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Time-varying elastance</w:t>
            </w:r>
          </w:p>
          <w:p w14:paraId="04BE5D1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8</w:t>
            </w:r>
          </w:p>
        </w:tc>
        <w:tc>
          <w:tcPr>
            <w:tcW w:w="844" w:type="pct"/>
            <w:vAlign w:val="center"/>
          </w:tcPr>
          <w:p w14:paraId="1607118E"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9841605" wp14:editId="3B4DB28E">
                  <wp:extent cx="606808" cy="745067"/>
                  <wp:effectExtent l="0" t="0" r="3175" b="4445"/>
                  <wp:docPr id="9805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129" name=""/>
                          <pic:cNvPicPr/>
                        </pic:nvPicPr>
                        <pic:blipFill>
                          <a:blip r:embed="rId29"/>
                          <a:stretch>
                            <a:fillRect/>
                          </a:stretch>
                        </pic:blipFill>
                        <pic:spPr>
                          <a:xfrm>
                            <a:off x="0" y="0"/>
                            <a:ext cx="627488" cy="770459"/>
                          </a:xfrm>
                          <a:prstGeom prst="rect">
                            <a:avLst/>
                          </a:prstGeom>
                        </pic:spPr>
                      </pic:pic>
                    </a:graphicData>
                  </a:graphic>
                </wp:inline>
              </w:drawing>
            </w:r>
          </w:p>
        </w:tc>
        <w:tc>
          <w:tcPr>
            <w:tcW w:w="1142" w:type="pct"/>
            <w:vAlign w:val="center"/>
          </w:tcPr>
          <w:p w14:paraId="28393D4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2EC7CB47" wp14:editId="41CE2687">
                  <wp:extent cx="1174590" cy="949813"/>
                  <wp:effectExtent l="0" t="0" r="0" b="0"/>
                  <wp:docPr id="1726521256"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21256" name="Graphic 1726521256"/>
                          <pic:cNvPicPr/>
                        </pic:nvPicPr>
                        <pic:blipFill>
                          <a:blip r:embed="rId30">
                            <a:extLst>
                              <a:ext uri="{96DAC541-7B7A-43D3-8B79-37D633B846F1}">
                                <asvg:svgBlip xmlns:asvg="http://schemas.microsoft.com/office/drawing/2016/SVG/main" r:embed="rId31"/>
                              </a:ext>
                            </a:extLst>
                          </a:blip>
                          <a:stretch>
                            <a:fillRect/>
                          </a:stretch>
                        </pic:blipFill>
                        <pic:spPr>
                          <a:xfrm>
                            <a:off x="0" y="0"/>
                            <a:ext cx="1212242" cy="980260"/>
                          </a:xfrm>
                          <a:prstGeom prst="rect">
                            <a:avLst/>
                          </a:prstGeom>
                        </pic:spPr>
                      </pic:pic>
                    </a:graphicData>
                  </a:graphic>
                </wp:inline>
              </w:drawing>
            </w:r>
          </w:p>
        </w:tc>
        <w:tc>
          <w:tcPr>
            <w:tcW w:w="2321" w:type="pct"/>
            <w:vAlign w:val="center"/>
          </w:tcPr>
          <w:p w14:paraId="36F03AE3" w14:textId="77777777" w:rsidR="003D4A22" w:rsidRPr="000B3348" w:rsidRDefault="00000000" w:rsidP="00E26FD8">
            <w:pPr>
              <w:pStyle w:val="NoSpacing"/>
              <w:spacing w:before="0"/>
              <w:jc w:val="both"/>
              <w:rPr>
                <w:rFonts w:ascii="Calibri" w:hAnsi="Calibri" w:cs="Calibri"/>
                <w:noProof/>
                <w:sz w:val="20"/>
                <w:szCs w:val="20"/>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ed</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E</m:t>
                            </m:r>
                          </m:e>
                          <m:sub>
                            <m:r>
                              <w:rPr>
                                <w:rFonts w:ascii="Cambria Math" w:hAnsi="Cambria Math" w:cs="Calibri"/>
                                <w:noProof/>
                                <w:sz w:val="16"/>
                                <w:szCs w:val="16"/>
                                <w:lang w:val="en-US"/>
                              </w:rPr>
                              <m:t>min</m:t>
                            </m:r>
                          </m:sub>
                        </m:sSub>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ms</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e</m:t>
                            </m:r>
                          </m:e>
                          <m:sub>
                            <m:r>
                              <w:rPr>
                                <w:rFonts w:ascii="Cambria Math" w:eastAsia="Cambria Math" w:hAnsi="Cambria Math" w:cs="Calibri"/>
                                <w:noProof/>
                                <w:sz w:val="16"/>
                                <w:szCs w:val="16"/>
                                <w:lang w:val="en-US"/>
                              </w:rPr>
                              <m:t>max</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n</m:t>
                            </m:r>
                          </m:e>
                        </m:d>
                        <m:d>
                          <m:dPr>
                            <m:begChr m:val="["/>
                            <m:endChr m:val="]"/>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-UV</m:t>
                            </m:r>
                          </m:e>
                        </m:d>
                        <m:ctrlPr>
                          <w:rPr>
                            <w:rFonts w:ascii="Cambria Math" w:eastAsia="Cambria Math" w:hAnsi="Cambria Math" w:cs="Calibri"/>
                            <w:i/>
                            <w:noProof/>
                            <w:sz w:val="16"/>
                            <w:szCs w:val="16"/>
                            <w:lang w:val="en-US"/>
                          </w:rPr>
                        </m:ctrlPr>
                      </m:e>
                      <m:e>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1</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d>
                          <m:dPr>
                            <m:begChr m:val="["/>
                            <m:endChr m:val="]"/>
                            <m:ctrlPr>
                              <w:rPr>
                                <w:rFonts w:ascii="Cambria Math" w:eastAsia="Cambria Math" w:hAnsi="Cambria Math" w:cs="Calibri"/>
                                <w:i/>
                                <w:noProof/>
                                <w:sz w:val="16"/>
                                <w:szCs w:val="16"/>
                                <w:lang w:val="en-US"/>
                              </w:rPr>
                            </m:ctrlPr>
                          </m:dPr>
                          <m:e>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ms</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ed</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e>
                        </m:d>
                        <m:r>
                          <w:rPr>
                            <w:rFonts w:ascii="Cambria Math" w:eastAsia="Cambria Math" w:hAnsi="Cambria Math" w:cs="Calibri"/>
                            <w:noProof/>
                            <w:sz w:val="16"/>
                            <w:szCs w:val="16"/>
                            <w:lang w:val="en-US"/>
                          </w:rPr>
                          <m:t>a</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ed</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+p2</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p1</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=p2(t)</m:t>
                        </m:r>
                      </m:e>
                    </m:eqArr>
                  </m:e>
                </m:d>
              </m:oMath>
            </m:oMathPara>
          </w:p>
        </w:tc>
      </w:tr>
    </w:tbl>
    <w:p w14:paraId="31242D4C" w14:textId="0CF7290C"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1.</w:t>
      </w:r>
      <w:r w:rsidRPr="000B3348">
        <w:rPr>
          <w:rFonts w:ascii="Calibri" w:hAnsi="Calibri" w:cs="Calibri"/>
          <w:noProof/>
          <w:sz w:val="16"/>
          <w:szCs w:val="16"/>
        </w:rPr>
        <w:t xml:space="preserve"> Fluid circuit elements</w:t>
      </w:r>
      <w:r w:rsidR="009928BA">
        <w:rPr>
          <w:rFonts w:ascii="Calibri" w:hAnsi="Calibri" w:cs="Calibri"/>
          <w:noProof/>
          <w:sz w:val="16"/>
          <w:szCs w:val="16"/>
        </w:rPr>
        <w:t xml:space="preserve">. </w:t>
      </w:r>
      <w:r w:rsidRPr="000B3348">
        <w:rPr>
          <w:rFonts w:ascii="Calibri" w:hAnsi="Calibri" w:cs="Calibri"/>
          <w:noProof/>
          <w:sz w:val="16"/>
          <w:szCs w:val="16"/>
        </w:rPr>
        <w:t>Volume v(t), pressure p(t), and flow rate f(t).  Symbols for parameters are presented in the main text. Units:  volumes(v, UV) in liters,  elastances(e, E) in mmHg*L</w:t>
      </w:r>
      <w:r w:rsidRPr="000B3348">
        <w:rPr>
          <w:rFonts w:ascii="Calibri" w:hAnsi="Calibri" w:cs="Calibri"/>
          <w:noProof/>
          <w:sz w:val="16"/>
          <w:szCs w:val="16"/>
          <w:vertAlign w:val="superscript"/>
        </w:rPr>
        <w:t>-1</w:t>
      </w:r>
      <w:r w:rsidRPr="000B3348">
        <w:rPr>
          <w:rFonts w:ascii="Calibri" w:hAnsi="Calibri" w:cs="Calibri"/>
          <w:noProof/>
          <w:sz w:val="16"/>
          <w:szCs w:val="16"/>
        </w:rPr>
        <w:t>, pressures (p) in mmHg, flows (f) in l/s,  resistances (r) in mmHg*s*L</w:t>
      </w:r>
      <w:r w:rsidRPr="000B3348">
        <w:rPr>
          <w:rFonts w:ascii="Calibri" w:hAnsi="Calibri" w:cs="Calibri"/>
          <w:noProof/>
          <w:sz w:val="16"/>
          <w:szCs w:val="16"/>
          <w:vertAlign w:val="superscript"/>
        </w:rPr>
        <w:t>-1</w:t>
      </w:r>
      <w:r w:rsidRPr="000B3348">
        <w:rPr>
          <w:rFonts w:ascii="Calibri" w:hAnsi="Calibri" w:cs="Calibri"/>
          <w:noProof/>
          <w:sz w:val="16"/>
          <w:szCs w:val="16"/>
        </w:rPr>
        <w:t xml:space="preserve"> .K</w:t>
      </w:r>
      <w:r w:rsidRPr="000B3348">
        <w:rPr>
          <w:rFonts w:ascii="Calibri" w:hAnsi="Calibri" w:cs="Calibri"/>
          <w:noProof/>
          <w:sz w:val="16"/>
          <w:szCs w:val="16"/>
          <w:vertAlign w:val="subscript"/>
        </w:rPr>
        <w:t>1</w:t>
      </w:r>
      <w:r w:rsidRPr="000B3348">
        <w:rPr>
          <w:rFonts w:ascii="Calibri" w:hAnsi="Calibri" w:cs="Calibri"/>
          <w:noProof/>
          <w:sz w:val="16"/>
          <w:szCs w:val="16"/>
        </w:rPr>
        <w:t xml:space="preserve"> in mmHg*L</w:t>
      </w:r>
      <w:r w:rsidRPr="000B3348">
        <w:rPr>
          <w:rFonts w:ascii="Calibri" w:hAnsi="Calibri" w:cs="Calibri"/>
          <w:noProof/>
          <w:sz w:val="16"/>
          <w:szCs w:val="16"/>
          <w:vertAlign w:val="superscript"/>
        </w:rPr>
        <w:t>2</w:t>
      </w:r>
      <w:r w:rsidRPr="000B3348">
        <w:rPr>
          <w:rFonts w:ascii="Calibri" w:hAnsi="Calibri" w:cs="Calibri"/>
          <w:noProof/>
          <w:sz w:val="16"/>
          <w:szCs w:val="16"/>
        </w:rPr>
        <w:t>*s</w:t>
      </w:r>
      <w:r w:rsidRPr="000B3348">
        <w:rPr>
          <w:rFonts w:ascii="Calibri" w:hAnsi="Calibri" w:cs="Calibri"/>
          <w:noProof/>
          <w:sz w:val="16"/>
          <w:szCs w:val="16"/>
          <w:vertAlign w:val="superscript"/>
        </w:rPr>
        <w:t>-2</w:t>
      </w:r>
      <w:r w:rsidRPr="000B3348">
        <w:rPr>
          <w:rFonts w:ascii="Calibri" w:hAnsi="Calibri" w:cs="Calibri"/>
          <w:noProof/>
          <w:sz w:val="16"/>
          <w:szCs w:val="16"/>
        </w:rPr>
        <w:t>. K</w:t>
      </w:r>
      <w:r w:rsidRPr="000B3348">
        <w:rPr>
          <w:rFonts w:ascii="Calibri" w:hAnsi="Calibri" w:cs="Calibri"/>
          <w:noProof/>
          <w:sz w:val="16"/>
          <w:szCs w:val="16"/>
          <w:vertAlign w:val="subscript"/>
        </w:rPr>
        <w:t>2</w:t>
      </w:r>
      <w:r w:rsidRPr="000B3348">
        <w:rPr>
          <w:rFonts w:ascii="Calibri" w:hAnsi="Calibri" w:cs="Calibri"/>
          <w:noProof/>
          <w:sz w:val="16"/>
          <w:szCs w:val="16"/>
        </w:rPr>
        <w:t xml:space="preserve"> in mmHg*L</w:t>
      </w:r>
      <w:r w:rsidRPr="000B3348">
        <w:rPr>
          <w:rFonts w:ascii="Calibri" w:hAnsi="Calibri" w:cs="Calibri"/>
          <w:noProof/>
          <w:sz w:val="16"/>
          <w:szCs w:val="16"/>
          <w:vertAlign w:val="superscript"/>
        </w:rPr>
        <w:t>-2</w:t>
      </w:r>
      <w:r w:rsidRPr="000B3348">
        <w:rPr>
          <w:rFonts w:ascii="Calibri" w:hAnsi="Calibri" w:cs="Calibri"/>
          <w:noProof/>
          <w:sz w:val="16"/>
          <w:szCs w:val="16"/>
        </w:rPr>
        <w:t>.</w:t>
      </w:r>
    </w:p>
    <w:p w14:paraId="53EA892F" w14:textId="77777777" w:rsidR="003D4A22" w:rsidRPr="000B3348" w:rsidRDefault="003D4A22" w:rsidP="00E26FD8">
      <w:pPr>
        <w:pStyle w:val="NoSpacing"/>
        <w:jc w:val="both"/>
        <w:rPr>
          <w:rFonts w:ascii="Calibri" w:hAnsi="Calibri" w:cs="Calibri"/>
          <w:noProof/>
          <w:sz w:val="20"/>
          <w:szCs w:val="20"/>
        </w:rPr>
      </w:pPr>
    </w:p>
    <w:bookmarkEnd w:id="11"/>
    <w:p w14:paraId="679DC256" w14:textId="7C653160" w:rsidR="003D4A22" w:rsidRPr="000B3348" w:rsidRDefault="003D4A22" w:rsidP="00E26FD8">
      <w:pPr>
        <w:jc w:val="both"/>
        <w:rPr>
          <w:rFonts w:ascii="Calibri" w:hAnsi="Calibri" w:cs="Calibri"/>
          <w:noProof/>
          <w:color w:val="000000" w:themeColor="text1"/>
          <w:sz w:val="20"/>
          <w:szCs w:val="20"/>
        </w:rPr>
      </w:pPr>
      <w:r w:rsidRPr="000B3348">
        <w:rPr>
          <w:rFonts w:ascii="Calibri" w:hAnsi="Calibri" w:cs="Calibri"/>
          <w:noProof/>
          <w:sz w:val="20"/>
          <w:szCs w:val="20"/>
        </w:rPr>
        <w:t>Resistance can be different for forward: R</w:t>
      </w:r>
      <w:r w:rsidRPr="000B3348">
        <w:rPr>
          <w:rFonts w:ascii="Calibri" w:hAnsi="Calibri" w:cs="Calibri"/>
          <w:noProof/>
          <w:sz w:val="20"/>
          <w:szCs w:val="20"/>
          <w:vertAlign w:val="subscript"/>
        </w:rPr>
        <w:t>f</w:t>
      </w:r>
      <w:r w:rsidRPr="000B3348">
        <w:rPr>
          <w:rFonts w:ascii="Calibri" w:hAnsi="Calibri" w:cs="Calibri"/>
          <w:noProof/>
          <w:sz w:val="20"/>
          <w:szCs w:val="20"/>
        </w:rPr>
        <w:t xml:space="preserve"> and reverse: R</w:t>
      </w:r>
      <w:r w:rsidRPr="000B3348">
        <w:rPr>
          <w:rFonts w:ascii="Calibri" w:hAnsi="Calibri" w:cs="Calibri"/>
          <w:noProof/>
          <w:sz w:val="20"/>
          <w:szCs w:val="20"/>
          <w:vertAlign w:val="subscript"/>
        </w:rPr>
        <w:t>r</w:t>
      </w:r>
      <w:r w:rsidRPr="000B3348">
        <w:rPr>
          <w:rFonts w:ascii="Calibri" w:hAnsi="Calibri" w:cs="Calibri"/>
          <w:noProof/>
          <w:sz w:val="20"/>
          <w:szCs w:val="20"/>
        </w:rPr>
        <w:t xml:space="preserve"> flow.  The constant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w:t>
      </w:r>
      <w:r w:rsidR="008A254F" w:rsidRPr="000B3348">
        <w:rPr>
          <w:rFonts w:ascii="Calibri" w:hAnsi="Calibri" w:cs="Calibri"/>
          <w:noProof/>
          <w:sz w:val="20"/>
          <w:szCs w:val="20"/>
        </w:rPr>
        <w:t xml:space="preserve">(see Table 1) </w:t>
      </w:r>
      <w:r w:rsidRPr="000B3348">
        <w:rPr>
          <w:rFonts w:ascii="Calibri" w:hAnsi="Calibri" w:cs="Calibri"/>
          <w:noProof/>
          <w:sz w:val="20"/>
          <w:szCs w:val="20"/>
        </w:rPr>
        <w:t>governs non-linear behavior.  For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&gt; 0 the flow rate for higher pressure differences is reduced as compared to the linear case.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is assumed to be identical for forward and reverse flow rates.  Capacitance characteristics are represented by a </w:t>
      </w:r>
      <w:r w:rsidRPr="000B3348">
        <w:rPr>
          <w:rFonts w:ascii="Calibri" w:hAnsi="Calibri" w:cs="Calibri"/>
          <w:noProof/>
          <w:sz w:val="20"/>
          <w:szCs w:val="20"/>
        </w:rPr>
        <w:lastRenderedPageBreak/>
        <w:t xml:space="preserve">piece-wise continuous relationship between volume v(t) and transmural pressure </w:t>
      </w:r>
      <w:r w:rsidRPr="00367D6A">
        <w:rPr>
          <w:rFonts w:ascii="Calibri" w:hAnsi="Calibri" w:cs="Calibri"/>
          <w:noProof/>
          <w:color w:val="000000" w:themeColor="text1"/>
          <w:sz w:val="20"/>
          <w:szCs w:val="20"/>
        </w:rPr>
        <w:t>p</w:t>
      </w:r>
      <w:r w:rsidRPr="00367D6A">
        <w:rPr>
          <w:rFonts w:ascii="Calibri" w:hAnsi="Calibri" w:cs="Calibri"/>
          <w:noProof/>
          <w:color w:val="000000" w:themeColor="text1"/>
          <w:sz w:val="20"/>
          <w:szCs w:val="20"/>
          <w:vertAlign w:val="subscript"/>
        </w:rPr>
        <w:t>1</w:t>
      </w:r>
      <w:ins w:id="12" w:author="Boode, Willem de" w:date="2025-12-18T14:40:00Z" w16du:dateUtc="2025-12-18T13:40:00Z">
        <w:r w:rsidR="00B31B41" w:rsidRPr="00367D6A">
          <w:rPr>
            <w:rFonts w:ascii="Calibri" w:hAnsi="Calibri" w:cs="Calibri"/>
            <w:noProof/>
            <w:color w:val="000000" w:themeColor="text1"/>
            <w:sz w:val="20"/>
            <w:szCs w:val="20"/>
          </w:rPr>
          <w:t>(</w:t>
        </w:r>
      </w:ins>
      <w:r w:rsidRPr="00367D6A">
        <w:rPr>
          <w:rFonts w:ascii="Calibri" w:hAnsi="Calibri" w:cs="Calibri"/>
          <w:noProof/>
          <w:color w:val="000000" w:themeColor="text1"/>
          <w:sz w:val="20"/>
          <w:szCs w:val="20"/>
        </w:rPr>
        <w:t>t) - p</w:t>
      </w:r>
      <w:r w:rsidRPr="00367D6A">
        <w:rPr>
          <w:rFonts w:ascii="Calibri" w:hAnsi="Calibri" w:cs="Calibri"/>
          <w:noProof/>
          <w:color w:val="000000" w:themeColor="text1"/>
          <w:sz w:val="20"/>
          <w:szCs w:val="20"/>
          <w:vertAlign w:val="subscript"/>
        </w:rPr>
        <w:t>2</w:t>
      </w:r>
      <w:r w:rsidRPr="00367D6A">
        <w:rPr>
          <w:rFonts w:ascii="Calibri" w:hAnsi="Calibri" w:cs="Calibri"/>
          <w:noProof/>
          <w:color w:val="000000" w:themeColor="text1"/>
          <w:sz w:val="20"/>
          <w:szCs w:val="20"/>
        </w:rPr>
        <w:t xml:space="preserve">(t).  </w:t>
      </w:r>
      <w:r w:rsidRPr="000B3348">
        <w:rPr>
          <w:rFonts w:ascii="Calibri" w:hAnsi="Calibri" w:cs="Calibri"/>
          <w:noProof/>
          <w:sz w:val="20"/>
          <w:szCs w:val="20"/>
        </w:rPr>
        <w:t>This relationship is governed by the parameters elastance E (inverse compliance), unstressed volume UV, and the parameter K</w:t>
      </w:r>
      <w:r w:rsidRPr="000B3348">
        <w:rPr>
          <w:rFonts w:ascii="Calibri" w:hAnsi="Calibri" w:cs="Calibri"/>
          <w:noProof/>
          <w:sz w:val="20"/>
          <w:szCs w:val="20"/>
          <w:vertAlign w:val="subscript"/>
        </w:rPr>
        <w:t>2</w:t>
      </w:r>
      <w:r w:rsidRPr="000B3348">
        <w:rPr>
          <w:rFonts w:ascii="Calibri" w:hAnsi="Calibri" w:cs="Calibri"/>
          <w:noProof/>
          <w:sz w:val="20"/>
          <w:szCs w:val="20"/>
        </w:rPr>
        <w:t>, governing non-linear behavior. A correctly functioning valve is a resistor with infinite reverse flow resistance.  Strictly speaking, for mathematical reasons, this element could be replaced by a resistance, but it was chosen not to do so to enable future work on heart valve pathologies. Time-varying elastances during diastole resemble a capacitance with a minimum elastance E = E</w:t>
      </w:r>
      <w:r w:rsidRPr="000B3348">
        <w:rPr>
          <w:rFonts w:ascii="Calibri" w:hAnsi="Calibri" w:cs="Calibri"/>
          <w:noProof/>
          <w:sz w:val="20"/>
          <w:szCs w:val="20"/>
          <w:vertAlign w:val="subscript"/>
        </w:rPr>
        <w:t>min</w:t>
      </w:r>
      <w:r w:rsidRPr="000B3348">
        <w:rPr>
          <w:rFonts w:ascii="Calibri" w:hAnsi="Calibri" w:cs="Calibri"/>
          <w:noProof/>
          <w:sz w:val="20"/>
          <w:szCs w:val="20"/>
        </w:rPr>
        <w:t>.  For the atria and coronary circulation K</w:t>
      </w:r>
      <w:r w:rsidRPr="000B3348">
        <w:rPr>
          <w:rFonts w:ascii="Calibri" w:hAnsi="Calibri" w:cs="Calibri"/>
          <w:noProof/>
          <w:sz w:val="20"/>
          <w:szCs w:val="20"/>
          <w:vertAlign w:val="subscript"/>
        </w:rPr>
        <w:t>2</w:t>
      </w:r>
      <w:r w:rsidRPr="000B3348">
        <w:rPr>
          <w:rFonts w:ascii="Calibri" w:hAnsi="Calibri" w:cs="Calibri"/>
          <w:noProof/>
          <w:sz w:val="20"/>
          <w:szCs w:val="20"/>
        </w:rPr>
        <w:t xml:space="preserve"> = 0, assuming linear behavior over the range of volumes of interest.  For the ventricles K</w:t>
      </w:r>
      <w:r w:rsidRPr="000B3348">
        <w:rPr>
          <w:rFonts w:ascii="Calibri" w:hAnsi="Calibri" w:cs="Calibri"/>
          <w:noProof/>
          <w:sz w:val="20"/>
          <w:szCs w:val="20"/>
          <w:vertAlign w:val="subscript"/>
        </w:rPr>
        <w:t>2</w:t>
      </w:r>
      <w:r w:rsidRPr="000B3348">
        <w:rPr>
          <w:rFonts w:ascii="Calibri" w:hAnsi="Calibri" w:cs="Calibri"/>
          <w:noProof/>
          <w:sz w:val="20"/>
          <w:szCs w:val="20"/>
        </w:rPr>
        <w:t xml:space="preserve"> is non-zero, so that the diastolic ventricular elastances saturate for higher volumes.  For maximum contraction, a linear characteristic is applied.  The maximum elastance emax(n) of the left ventricle is an input variable to the hemodynamics model from the control of circulation model.  It affects all four heart chambers, as well as the coronary circulation, with a fixed proportionality factor per chamber.  The transition between end diastole (ed) and maximum systole </w:t>
      </w:r>
      <w:r w:rsidRPr="000B3348">
        <w:rPr>
          <w:rFonts w:ascii="Calibri" w:hAnsi="Calibri" w:cs="Calibri"/>
          <w:noProof/>
          <w:color w:val="000000" w:themeColor="text1"/>
          <w:sz w:val="20"/>
          <w:szCs w:val="20"/>
        </w:rPr>
        <w:t xml:space="preserve">(ms) </w:t>
      </w:r>
      <w:r w:rsidRPr="000B3348">
        <w:rPr>
          <w:rFonts w:ascii="Calibri" w:hAnsi="Calibri" w:cs="Calibri"/>
          <w:noProof/>
          <w:sz w:val="20"/>
          <w:szCs w:val="20"/>
        </w:rPr>
        <w:t>of the ventricles is governed by Equation 8 which takes the ventricular activation function (a(t)) as an input</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PEVuZE5vdGU+PENpdGU+PEF1dGhvcj5CdXJraG9mZjwvQXV0aG9yPjxZZWFyPjE5OTM8L1llYXI+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PEVuZE5vdGU+PENpdGU+PEF1dGhvcj5CdXJraG9mZjwvQXV0aG9yPjxZZWFyPjE5OTM8L1llYXI+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[16]</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Using the equations in Table 1, pressures in all capacitances of Figure 2 are computed based on the volumes at time t and relevant parameters.</w:t>
      </w:r>
    </w:p>
    <w:p w14:paraId="5C518FF5" w14:textId="7FF323E2" w:rsidR="003D4A22" w:rsidRPr="000B3348" w:rsidRDefault="003D4A22" w:rsidP="00E26FD8">
      <w:pPr>
        <w:ind w:firstLine="708"/>
        <w:jc w:val="both"/>
        <w:rPr>
          <w:rFonts w:ascii="Calibri" w:hAnsi="Calibri" w:cs="Calibri"/>
          <w:noProof/>
          <w:sz w:val="20"/>
          <w:szCs w:val="20"/>
        </w:rPr>
      </w:pPr>
      <w:r w:rsidRPr="000B3348">
        <w:rPr>
          <w:rFonts w:ascii="Calibri" w:hAnsi="Calibri" w:cs="Calibri"/>
          <w:noProof/>
          <w:sz w:val="20"/>
          <w:szCs w:val="20"/>
        </w:rPr>
        <w:t>The control of circulation is expressed as a set of coupled mathematical functions describing the afferent activation, sympatho-vagal balance (SVB), and efferent control effects.</w:t>
      </w:r>
    </w:p>
    <w:p w14:paraId="0429BF01" w14:textId="77777777" w:rsidR="004D11CC" w:rsidRPr="000B3348" w:rsidRDefault="004D11CC" w:rsidP="00E26FD8">
      <w:pPr>
        <w:jc w:val="both"/>
        <w:rPr>
          <w:rFonts w:ascii="Calibri" w:hAnsi="Calibri" w:cs="Calibri"/>
          <w:noProof/>
          <w:sz w:val="20"/>
          <w:szCs w:val="20"/>
        </w:rPr>
      </w:pPr>
    </w:p>
    <w:p w14:paraId="400C7F46" w14:textId="7DB35734" w:rsidR="003D4A22" w:rsidRPr="000B3348" w:rsidRDefault="003D4A22" w:rsidP="00E26FD8">
      <w:pPr>
        <w:jc w:val="both"/>
        <w:rPr>
          <w:rFonts w:ascii="Calibri" w:hAnsi="Calibri" w:cs="Calibri"/>
          <w:b/>
          <w:bCs/>
          <w:noProof/>
          <w:sz w:val="20"/>
          <w:szCs w:val="20"/>
        </w:rPr>
      </w:pPr>
      <w:r w:rsidRPr="000B3348">
        <w:rPr>
          <w:rFonts w:ascii="Calibri" w:hAnsi="Calibri" w:cs="Calibri"/>
          <w:b/>
          <w:bCs/>
          <w:noProof/>
          <w:sz w:val="20"/>
          <w:szCs w:val="20"/>
        </w:rPr>
        <w:t>Afferent receptor activation</w:t>
      </w:r>
      <w:r w:rsidR="00F44624" w:rsidRPr="000B3348">
        <w:rPr>
          <w:rFonts w:ascii="Calibri" w:hAnsi="Calibri" w:cs="Calibri"/>
          <w:b/>
          <w:bCs/>
          <w:noProof/>
          <w:sz w:val="20"/>
          <w:szCs w:val="20"/>
        </w:rPr>
        <w:t xml:space="preserve"> function</w:t>
      </w:r>
    </w:p>
    <w:p w14:paraId="3A7B6F08" w14:textId="4F68EC62" w:rsidR="003D4A22" w:rsidRPr="000B3348" w:rsidRDefault="009928BA" w:rsidP="00E26FD8">
      <w:pPr>
        <w:jc w:val="both"/>
        <w:rPr>
          <w:rFonts w:ascii="Calibri" w:hAnsi="Calibri" w:cs="Calibri"/>
          <w:noProof/>
          <w:sz w:val="20"/>
          <w:szCs w:val="20"/>
        </w:rPr>
      </w:pPr>
      <w:r>
        <w:rPr>
          <w:rFonts w:ascii="Calibri" w:hAnsi="Calibri" w:cs="Calibri"/>
          <w:noProof/>
          <w:sz w:val="20"/>
          <w:szCs w:val="20"/>
        </w:rPr>
        <w:t>R</w:t>
      </w:r>
      <w:r w:rsidR="003D4A22" w:rsidRPr="000B3348">
        <w:rPr>
          <w:rFonts w:ascii="Calibri" w:hAnsi="Calibri" w:cs="Calibri"/>
          <w:noProof/>
          <w:sz w:val="20"/>
          <w:szCs w:val="20"/>
        </w:rPr>
        <w:t>eceptor activation is modeled as a</w:t>
      </w:r>
      <w:r w:rsidR="00377BBC" w:rsidRPr="000B3348">
        <w:rPr>
          <w:rFonts w:ascii="Calibri" w:hAnsi="Calibri" w:cs="Calibri"/>
          <w:noProof/>
          <w:sz w:val="20"/>
          <w:szCs w:val="20"/>
        </w:rPr>
        <w:t>n</w:t>
      </w:r>
      <w:r w:rsidR="003D4A22" w:rsidRPr="000B3348">
        <w:rPr>
          <w:rFonts w:ascii="Calibri" w:hAnsi="Calibri" w:cs="Calibri"/>
          <w:noProof/>
          <w:sz w:val="20"/>
          <w:szCs w:val="20"/>
        </w:rPr>
        <w:t xml:space="preserve"> </w:t>
      </w:r>
      <w:r w:rsidR="00377BBC" w:rsidRPr="000B3348">
        <w:rPr>
          <w:rFonts w:ascii="Calibri" w:hAnsi="Calibri" w:cs="Calibri"/>
          <w:noProof/>
          <w:sz w:val="20"/>
          <w:szCs w:val="20"/>
        </w:rPr>
        <w:t>activation</w:t>
      </w:r>
      <w:r w:rsidR="003D4A22" w:rsidRPr="000B3348">
        <w:rPr>
          <w:rFonts w:ascii="Calibri" w:hAnsi="Calibri" w:cs="Calibri"/>
          <w:noProof/>
          <w:sz w:val="20"/>
          <w:szCs w:val="20"/>
        </w:rPr>
        <w:t xml:space="preserve"> function centered around its setpoint </w:t>
      </w:r>
      <w:r>
        <w:rPr>
          <w:rFonts w:ascii="Calibri" w:hAnsi="Calibri" w:cs="Calibri"/>
          <w:noProof/>
          <w:sz w:val="20"/>
          <w:szCs w:val="20"/>
        </w:rPr>
        <w:t xml:space="preserve">of the controlled variable </w:t>
      </w:r>
      <m:oMath>
        <m:r>
          <w:rPr>
            <w:rFonts w:ascii="Cambria Math" w:hAnsi="Cambria Math" w:cs="Calibri"/>
            <w:noProof/>
            <w:sz w:val="20"/>
            <w:szCs w:val="20"/>
          </w:rPr>
          <m:t>cv</m:t>
        </m:r>
      </m:oMath>
      <w:r>
        <w:rPr>
          <w:rFonts w:ascii="Calibri" w:hAnsi="Calibri" w:cs="Calibri"/>
          <w:noProof/>
          <w:sz w:val="20"/>
          <w:szCs w:val="20"/>
        </w:rPr>
        <w:t xml:space="preserve"> </w:t>
      </w:r>
      <w:r w:rsidR="003D4A22" w:rsidRPr="000B3348">
        <w:rPr>
          <w:rFonts w:ascii="Calibri" w:hAnsi="Calibri" w:cs="Calibri"/>
          <w:noProof/>
          <w:sz w:val="20"/>
          <w:szCs w:val="20"/>
        </w:rPr>
        <w:t xml:space="preserve">where </w:t>
      </w:r>
      <m:oMath>
        <m:sSub>
          <m:sSubPr>
            <m:ctrlPr>
              <w:rPr>
                <w:rFonts w:ascii="Cambria Math" w:hAnsi="Cambria Math" w:cs="Calibri"/>
                <w:i/>
                <w:noProof/>
                <w:sz w:val="20"/>
                <w:szCs w:val="20"/>
              </w:rPr>
            </m:ctrlPr>
          </m:sSubPr>
          <m:e>
            <m:r>
              <w:rPr>
                <w:rFonts w:ascii="Cambria Math" w:hAnsi="Cambria Math" w:cs="Calibri"/>
                <w:noProof/>
                <w:sz w:val="20"/>
                <w:szCs w:val="20"/>
              </w:rPr>
              <m:t>af</m:t>
            </m:r>
          </m:e>
          <m:sub>
            <m:r>
              <w:rPr>
                <w:rFonts w:ascii="Cambria Math" w:hAnsi="Cambria Math" w:cs="Calibri"/>
                <w:noProof/>
                <w:sz w:val="20"/>
                <w:szCs w:val="20"/>
              </w:rPr>
              <m:t>cv</m:t>
            </m:r>
          </m:sub>
        </m:sSub>
        <m:r>
          <w:rPr>
            <w:rFonts w:ascii="Cambria Math" w:hAnsi="Cambria Math" w:cs="Calibri"/>
            <w:noProof/>
            <w:sz w:val="20"/>
            <w:szCs w:val="20"/>
          </w:rPr>
          <m:t>=0</m:t>
        </m:r>
      </m:oMath>
      <w:r w:rsidR="003D4A22" w:rsidRPr="000B3348">
        <w:rPr>
          <w:rFonts w:ascii="Calibri" w:hAnsi="Calibri" w:cs="Calibri"/>
          <w:noProof/>
          <w:sz w:val="20"/>
          <w:szCs w:val="20"/>
        </w:rPr>
        <w:t xml:space="preserve"> at </w:t>
      </w:r>
      <m:oMath>
        <m:r>
          <w:rPr>
            <w:rFonts w:ascii="Cambria Math" w:hAnsi="Cambria Math" w:cs="Calibri"/>
            <w:noProof/>
            <w:sz w:val="20"/>
            <w:szCs w:val="20"/>
          </w:rPr>
          <m:t>cv=C</m:t>
        </m:r>
        <m:sSub>
          <m:sSubPr>
            <m:ctrlPr>
              <w:rPr>
                <w:rFonts w:ascii="Cambria Math" w:hAnsi="Cambria Math" w:cs="Calibri"/>
                <w:i/>
                <w:noProof/>
                <w:sz w:val="20"/>
                <w:szCs w:val="20"/>
              </w:rPr>
            </m:ctrlPr>
          </m:sSubPr>
          <m:e>
            <m:r>
              <w:rPr>
                <w:rFonts w:ascii="Cambria Math" w:hAnsi="Cambria Math" w:cs="Calibri"/>
                <w:noProof/>
                <w:sz w:val="20"/>
                <w:szCs w:val="20"/>
              </w:rPr>
              <m:t>V</m:t>
            </m:r>
          </m:e>
          <m:sub>
            <m:r>
              <w:rPr>
                <w:rFonts w:ascii="Cambria Math" w:hAnsi="Cambria Math" w:cs="Calibri"/>
                <w:noProof/>
                <w:sz w:val="20"/>
                <w:szCs w:val="20"/>
              </w:rPr>
              <m:t>sp</m:t>
            </m:r>
          </m:sub>
        </m:sSub>
      </m:oMath>
      <w:r w:rsidR="0076469F" w:rsidRPr="000B3348">
        <w:rPr>
          <w:rFonts w:ascii="Calibri" w:hAnsi="Calibri" w:cs="Calibri"/>
          <w:noProof/>
          <w:sz w:val="20"/>
          <w:szCs w:val="20"/>
        </w:rPr>
        <w:t>.</w:t>
      </w:r>
    </w:p>
    <w:p w14:paraId="3FC75B22" w14:textId="77777777" w:rsidR="00377BBC" w:rsidRPr="000B3348" w:rsidRDefault="00377BBC" w:rsidP="00E26FD8">
      <w:pPr>
        <w:jc w:val="both"/>
        <w:rPr>
          <w:rFonts w:ascii="Calibri" w:hAnsi="Calibri" w:cs="Calibri"/>
          <w:noProof/>
          <w:sz w:val="20"/>
          <w:szCs w:val="20"/>
        </w:rPr>
      </w:pPr>
    </w:p>
    <w:p w14:paraId="6BAA32C8" w14:textId="40527A30" w:rsidR="00377BBC" w:rsidRPr="000B3348" w:rsidRDefault="002F2512" w:rsidP="00377BBC">
      <w:pPr>
        <w:jc w:val="center"/>
        <w:rPr>
          <w:rFonts w:ascii="Calibri" w:hAnsi="Calibri" w:cs="Calibri"/>
          <w:noProof/>
          <w:sz w:val="20"/>
          <w:szCs w:val="20"/>
        </w:rPr>
      </w:pPr>
      <w:r>
        <w:rPr>
          <w:rFonts w:ascii="Calibri" w:hAnsi="Calibri" w:cs="Calibri"/>
          <w:noProof/>
          <w:sz w:val="20"/>
          <w:szCs w:val="20"/>
          <w14:ligatures w14:val="standardContextual"/>
        </w:rPr>
        <w:drawing>
          <wp:inline distT="0" distB="0" distL="0" distR="0" wp14:anchorId="372647C6" wp14:editId="4FD97E00">
            <wp:extent cx="3048000" cy="2057400"/>
            <wp:effectExtent l="0" t="0" r="0" b="0"/>
            <wp:docPr id="82404509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45092" name="Graphic 824045092"/>
                    <pic:cNvPicPr/>
                  </pic:nvPicPr>
                  <pic:blipFill>
                    <a:blip r:embed="rId32">
                      <a:extLst>
                        <a:ext uri="{96DAC541-7B7A-43D3-8B79-37D633B846F1}">
                          <asvg:svgBlip xmlns:asvg="http://schemas.microsoft.com/office/drawing/2016/SVG/main" r:embed="rId33"/>
                        </a:ext>
                      </a:extLst>
                    </a:blip>
                    <a:stretch>
                      <a:fillRect/>
                    </a:stretch>
                  </pic:blipFill>
                  <pic:spPr>
                    <a:xfrm>
                      <a:off x="0" y="0"/>
                      <a:ext cx="3048000" cy="2057400"/>
                    </a:xfrm>
                    <a:prstGeom prst="rect">
                      <a:avLst/>
                    </a:prstGeom>
                  </pic:spPr>
                </pic:pic>
              </a:graphicData>
            </a:graphic>
          </wp:inline>
        </w:drawing>
      </w:r>
    </w:p>
    <w:p w14:paraId="5310341D" w14:textId="00034EC7" w:rsidR="00365644" w:rsidRPr="000B3348" w:rsidRDefault="00365644" w:rsidP="00365644">
      <w:pPr>
        <w:jc w:val="center"/>
        <w:rPr>
          <w:rFonts w:ascii="Calibri" w:hAnsi="Calibri" w:cs="Calibri"/>
          <w:noProof/>
          <w:sz w:val="16"/>
          <w:szCs w:val="16"/>
        </w:rPr>
      </w:pPr>
      <w:r w:rsidRPr="000B3348">
        <w:rPr>
          <w:rFonts w:ascii="Calibri" w:hAnsi="Calibri" w:cs="Calibri"/>
          <w:b/>
          <w:bCs/>
          <w:noProof/>
          <w:sz w:val="16"/>
          <w:szCs w:val="16"/>
        </w:rPr>
        <w:t xml:space="preserve">Fig. 4. </w:t>
      </w:r>
      <w:r w:rsidR="00DD5948">
        <w:rPr>
          <w:rFonts w:ascii="Calibri" w:hAnsi="Calibri" w:cs="Calibri"/>
          <w:noProof/>
          <w:sz w:val="16"/>
          <w:szCs w:val="16"/>
        </w:rPr>
        <w:t>A</w:t>
      </w:r>
      <w:r w:rsidRPr="000B3348">
        <w:rPr>
          <w:rFonts w:ascii="Calibri" w:hAnsi="Calibri" w:cs="Calibri"/>
          <w:noProof/>
          <w:sz w:val="16"/>
          <w:szCs w:val="16"/>
        </w:rPr>
        <w:t xml:space="preserve">ctivation function </w:t>
      </w:r>
      <w:r w:rsidR="00E34ABD">
        <w:rPr>
          <w:rFonts w:ascii="Calibri" w:hAnsi="Calibri" w:cs="Calibri"/>
          <w:noProof/>
          <w:sz w:val="16"/>
          <w:szCs w:val="16"/>
        </w:rPr>
        <w:t>adapted from</w:t>
      </w:r>
      <w:r w:rsidRPr="000B3348">
        <w:rPr>
          <w:rFonts w:ascii="Calibri" w:hAnsi="Calibri" w:cs="Calibri"/>
          <w:noProof/>
          <w:sz w:val="16"/>
          <w:szCs w:val="16"/>
        </w:rPr>
        <w:t xml:space="preserve"> van Meur</w:t>
      </w:r>
      <w:r w:rsidR="00C17D26">
        <w:rPr>
          <w:rFonts w:ascii="Calibri" w:hAnsi="Calibri" w:cs="Calibri"/>
          <w:noProof/>
          <w:sz w:val="16"/>
          <w:szCs w:val="16"/>
        </w:rPr>
        <w:t xml:space="preserve">s </w:t>
      </w:r>
      <w:r w:rsidR="00C17D26">
        <w:rPr>
          <w:rFonts w:ascii="Calibri" w:hAnsi="Calibri" w:cs="Calibri"/>
          <w:noProof/>
          <w:sz w:val="16"/>
          <w:szCs w:val="16"/>
        </w:rPr>
        <w:fldChar w:fldCharType="begin"/>
      </w:r>
      <w:r w:rsidR="00C17D26">
        <w:rPr>
          <w:rFonts w:ascii="Calibri" w:hAnsi="Calibri" w:cs="Calibri"/>
          <w:noProof/>
          <w:sz w:val="16"/>
          <w:szCs w:val="16"/>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C17D26">
        <w:rPr>
          <w:rFonts w:ascii="Calibri" w:hAnsi="Calibri" w:cs="Calibri"/>
          <w:noProof/>
          <w:sz w:val="16"/>
          <w:szCs w:val="16"/>
        </w:rPr>
        <w:fldChar w:fldCharType="separate"/>
      </w:r>
      <w:r w:rsidR="00C17D26">
        <w:rPr>
          <w:rFonts w:ascii="Calibri" w:hAnsi="Calibri" w:cs="Calibri"/>
          <w:noProof/>
          <w:sz w:val="16"/>
          <w:szCs w:val="16"/>
        </w:rPr>
        <w:t>[10]</w:t>
      </w:r>
      <w:r w:rsidR="00C17D26">
        <w:rPr>
          <w:rFonts w:ascii="Calibri" w:hAnsi="Calibri" w:cs="Calibri"/>
          <w:noProof/>
          <w:sz w:val="16"/>
          <w:szCs w:val="16"/>
        </w:rPr>
        <w:fldChar w:fldCharType="end"/>
      </w:r>
      <w:r w:rsidRPr="000B3348">
        <w:rPr>
          <w:rFonts w:ascii="Calibri" w:hAnsi="Calibri" w:cs="Calibri"/>
          <w:noProof/>
          <w:sz w:val="16"/>
          <w:szCs w:val="16"/>
        </w:rPr>
        <w:t>.</w:t>
      </w:r>
    </w:p>
    <w:p w14:paraId="7D5F89C2" w14:textId="77777777" w:rsidR="00365644" w:rsidRPr="000B3348" w:rsidRDefault="00365644" w:rsidP="00377BBC">
      <w:pPr>
        <w:jc w:val="center"/>
        <w:rPr>
          <w:rFonts w:ascii="Calibri" w:hAnsi="Calibri" w:cs="Calibri"/>
          <w:noProof/>
          <w:sz w:val="20"/>
          <w:szCs w:val="20"/>
        </w:rPr>
      </w:pPr>
    </w:p>
    <w:p w14:paraId="2C5F4E23" w14:textId="5B11EEC7" w:rsidR="003D4A22" w:rsidRPr="000B3348" w:rsidRDefault="003D4A22" w:rsidP="00E26FD8">
      <w:pPr>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882"/>
      </w:tblGrid>
      <w:tr w:rsidR="003D4A22" w:rsidRPr="000B3348" w14:paraId="0E36B2AF" w14:textId="77777777" w:rsidTr="00A03CD2">
        <w:tc>
          <w:tcPr>
            <w:tcW w:w="8190" w:type="dxa"/>
          </w:tcPr>
          <w:p w14:paraId="5F457273" w14:textId="69B76674" w:rsidR="003D4A22" w:rsidRPr="000B3348" w:rsidRDefault="00000000" w:rsidP="00E26FD8">
            <w:pPr>
              <w:jc w:val="both"/>
              <w:rPr>
                <w:rFonts w:ascii="Calibri" w:hAnsi="Calibri" w:cs="Calibri"/>
                <w:i/>
                <w:noProof/>
                <w:sz w:val="20"/>
                <w:szCs w:val="20"/>
                <w:lang w:val="en-US"/>
              </w:rPr>
            </w:pPr>
            <m:oMathPara>
              <m:oMathParaPr>
                <m:jc m:val="center"/>
              </m:oMathParaPr>
              <m:oMath>
                <m:d>
                  <m:dPr>
                    <m:begChr m:val="{"/>
                    <m:endChr m:val=""/>
                    <m:ctrlPr>
                      <w:rPr>
                        <w:rFonts w:ascii="Cambria Math" w:hAnsi="Cambria Math" w:cs="Calibri"/>
                        <w:i/>
                        <w:noProof/>
                        <w:sz w:val="20"/>
                        <w:szCs w:val="20"/>
                      </w:rPr>
                    </m:ctrlPr>
                  </m:dPr>
                  <m:e>
                    <m:eqArr>
                      <m:eqArrPr>
                        <m:ctrlPr>
                          <w:rPr>
                            <w:rFonts w:ascii="Cambria Math" w:hAnsi="Cambria Math" w:cs="Calibri"/>
                            <w:i/>
                            <w:noProof/>
                            <w:sz w:val="20"/>
                            <w:szCs w:val="20"/>
                          </w:rPr>
                        </m:ctrlPr>
                      </m:eqArrPr>
                      <m:e>
                        <m:r>
                          <w:rPr>
                            <w:rFonts w:ascii="Cambria Math" w:hAnsi="Cambria Math" w:cs="Calibri"/>
                            <w:noProof/>
                            <w:sz w:val="20"/>
                            <w:szCs w:val="20"/>
                          </w:rPr>
                          <m:t>af=</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r>
                          <w:rPr>
                            <w:rFonts w:ascii="Cambria Math" w:hAnsi="Cambria Math" w:cs="Calibri"/>
                            <w:noProof/>
                            <w:sz w:val="20"/>
                            <w:szCs w:val="20"/>
                          </w:rPr>
                          <m: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sp</m:t>
                            </m:r>
                          </m:sub>
                        </m:sSub>
                        <m:r>
                          <w:rPr>
                            <w:rFonts w:ascii="Cambria Math" w:hAnsi="Cambria Math" w:cs="Calibri"/>
                            <w:noProof/>
                            <w:sz w:val="20"/>
                            <w:szCs w:val="20"/>
                          </w:rPr>
                          <m:t xml:space="preserve">     cv≥</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e>
                      <m:e>
                        <m:r>
                          <w:rPr>
                            <w:rFonts w:ascii="Cambria Math" w:hAnsi="Cambria Math" w:cs="Calibri"/>
                            <w:noProof/>
                            <w:sz w:val="20"/>
                            <w:szCs w:val="20"/>
                          </w:rPr>
                          <m:t xml:space="preserve">           af=cv-C</m:t>
                        </m:r>
                        <m:sSub>
                          <m:sSubPr>
                            <m:ctrlPr>
                              <w:rPr>
                                <w:rFonts w:ascii="Cambria Math" w:hAnsi="Cambria Math" w:cs="Calibri"/>
                                <w:i/>
                                <w:noProof/>
                                <w:sz w:val="20"/>
                                <w:szCs w:val="20"/>
                              </w:rPr>
                            </m:ctrlPr>
                          </m:sSubPr>
                          <m:e>
                            <m:r>
                              <w:rPr>
                                <w:rFonts w:ascii="Cambria Math" w:hAnsi="Cambria Math" w:cs="Calibri"/>
                                <w:noProof/>
                                <w:sz w:val="20"/>
                                <w:szCs w:val="20"/>
                              </w:rPr>
                              <m:t>V</m:t>
                            </m:r>
                          </m:e>
                          <m:sub>
                            <m:r>
                              <w:rPr>
                                <w:rFonts w:ascii="Cambria Math" w:hAnsi="Cambria Math" w:cs="Calibri"/>
                                <w:noProof/>
                                <w:sz w:val="20"/>
                                <w:szCs w:val="20"/>
                              </w:rPr>
                              <m:t>sp</m:t>
                            </m:r>
                          </m:sub>
                        </m:sSub>
                        <m:r>
                          <w:rPr>
                            <w:rFonts w:ascii="Cambria Math" w:hAnsi="Cambria Math" w:cs="Calibri"/>
                            <w:noProof/>
                            <w:sz w:val="20"/>
                            <w:szCs w:val="20"/>
                          </w:rPr>
                          <m:t xml:space="preserve"> </m:t>
                        </m:r>
                        <m:sSub>
                          <m:sSubPr>
                            <m:ctrlPr>
                              <w:rPr>
                                <w:rFonts w:ascii="Cambria Math" w:hAnsi="Cambria Math" w:cs="Calibri"/>
                                <w:i/>
                                <w:noProof/>
                                <w:sz w:val="20"/>
                                <w:szCs w:val="20"/>
                              </w:rPr>
                            </m:ctrlPr>
                          </m:sSubPr>
                          <m:e>
                            <m:r>
                              <w:rPr>
                                <w:rFonts w:ascii="Cambria Math" w:hAnsi="Cambria Math" w:cs="Calibri"/>
                                <w:noProof/>
                                <w:sz w:val="20"/>
                                <w:szCs w:val="20"/>
                              </w:rPr>
                              <m:t xml:space="preserve">          CV</m:t>
                            </m:r>
                          </m:e>
                          <m:sub>
                            <m:r>
                              <w:rPr>
                                <w:rFonts w:ascii="Cambria Math" w:hAnsi="Cambria Math" w:cs="Calibri"/>
                                <w:noProof/>
                                <w:sz w:val="20"/>
                                <w:szCs w:val="20"/>
                              </w:rPr>
                              <m:t>min</m:t>
                            </m:r>
                          </m:sub>
                        </m:sSub>
                        <m:r>
                          <w:rPr>
                            <w:rFonts w:ascii="Cambria Math" w:hAnsi="Cambria Math" w:cs="Calibri"/>
                            <w:noProof/>
                            <w:sz w:val="20"/>
                            <w:szCs w:val="20"/>
                          </w:rPr>
                          <m:t>&lt;cv&lt;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e>
                      <m:e>
                        <m:r>
                          <w:rPr>
                            <w:rFonts w:ascii="Cambria Math" w:hAnsi="Cambria Math" w:cs="Calibri"/>
                            <w:noProof/>
                            <w:sz w:val="20"/>
                            <w:szCs w:val="20"/>
                          </w:rPr>
                          <m:t>af=</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min</m:t>
                            </m:r>
                          </m:sub>
                        </m:sSub>
                        <m:r>
                          <w:rPr>
                            <w:rFonts w:ascii="Cambria Math" w:hAnsi="Cambria Math" w:cs="Calibri"/>
                            <w:noProof/>
                            <w:sz w:val="20"/>
                            <w:szCs w:val="20"/>
                          </w:rPr>
                          <m: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sp</m:t>
                            </m:r>
                          </m:sub>
                        </m:sSub>
                        <m:r>
                          <w:rPr>
                            <w:rFonts w:ascii="Cambria Math" w:hAnsi="Cambria Math" w:cs="Calibri"/>
                            <w:noProof/>
                            <w:sz w:val="20"/>
                            <w:szCs w:val="20"/>
                          </w:rPr>
                          <m:t xml:space="preserve">     cv≤</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min</m:t>
                            </m:r>
                          </m:sub>
                        </m:sSub>
                      </m:e>
                    </m:eqArr>
                  </m:e>
                </m:d>
              </m:oMath>
            </m:oMathPara>
          </w:p>
        </w:tc>
        <w:tc>
          <w:tcPr>
            <w:tcW w:w="882" w:type="dxa"/>
          </w:tcPr>
          <w:p w14:paraId="06448889" w14:textId="77777777"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9</w:t>
            </w:r>
          </w:p>
        </w:tc>
      </w:tr>
      <w:tr w:rsidR="00377BBC" w:rsidRPr="000B3348" w14:paraId="4EEA8685" w14:textId="77777777" w:rsidTr="00A03CD2">
        <w:tc>
          <w:tcPr>
            <w:tcW w:w="8190" w:type="dxa"/>
          </w:tcPr>
          <w:p w14:paraId="048F9885" w14:textId="0D1A7ACB" w:rsidR="00377BBC" w:rsidRPr="000B3348" w:rsidRDefault="00377BBC" w:rsidP="00E26FD8">
            <w:pPr>
              <w:jc w:val="both"/>
              <w:rPr>
                <w:rFonts w:ascii="Calibri" w:hAnsi="Calibri" w:cs="Calibri"/>
                <w:noProof/>
                <w:sz w:val="20"/>
                <w:szCs w:val="20"/>
              </w:rPr>
            </w:pPr>
          </w:p>
        </w:tc>
        <w:tc>
          <w:tcPr>
            <w:tcW w:w="882" w:type="dxa"/>
          </w:tcPr>
          <w:p w14:paraId="13DAE0B0" w14:textId="77777777" w:rsidR="00377BBC" w:rsidRPr="000B3348" w:rsidRDefault="00377BBC" w:rsidP="00E26FD8">
            <w:pPr>
              <w:jc w:val="both"/>
              <w:rPr>
                <w:rFonts w:ascii="Calibri" w:hAnsi="Calibri" w:cs="Calibri"/>
                <w:noProof/>
                <w:sz w:val="20"/>
                <w:szCs w:val="20"/>
              </w:rPr>
            </w:pPr>
          </w:p>
        </w:tc>
      </w:tr>
      <w:tr w:rsidR="003D4A22" w:rsidRPr="000B3348" w14:paraId="62343E83" w14:textId="77777777" w:rsidTr="00A03CD2">
        <w:tc>
          <w:tcPr>
            <w:tcW w:w="8190" w:type="dxa"/>
          </w:tcPr>
          <w:p w14:paraId="63719EEA" w14:textId="77777777" w:rsidR="003D4A22" w:rsidRPr="000B3348" w:rsidRDefault="003D4A22" w:rsidP="00E26FD8">
            <w:pPr>
              <w:pStyle w:val="NormalWeb"/>
              <w:jc w:val="both"/>
              <w:rPr>
                <w:rFonts w:ascii="Calibri" w:hAnsi="Calibri" w:cs="Calibri"/>
                <w:noProof/>
                <w:sz w:val="20"/>
                <w:szCs w:val="20"/>
                <w:lang w:val="en-US"/>
              </w:rPr>
            </w:pPr>
            <w:r w:rsidRPr="000B3348">
              <w:rPr>
                <w:rFonts w:ascii="Calibri" w:hAnsi="Calibri" w:cs="Calibri"/>
                <w:noProof/>
                <w:sz w:val="20"/>
                <w:szCs w:val="20"/>
                <w:lang w:val="en-US"/>
              </w:rPr>
              <w:t>where:</w:t>
            </w:r>
          </w:p>
          <w:p w14:paraId="18EA71D1" w14:textId="50FA210D" w:rsidR="003D4A22" w:rsidRPr="000B3348" w:rsidRDefault="00CA58FB"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af</m:t>
              </m:r>
            </m:oMath>
            <w:r w:rsidR="003D4A22" w:rsidRPr="000B3348">
              <w:rPr>
                <w:rFonts w:ascii="Calibri" w:hAnsi="Calibri" w:cs="Calibri"/>
                <w:noProof/>
                <w:sz w:val="20"/>
                <w:szCs w:val="20"/>
                <w:lang w:val="en-US"/>
              </w:rPr>
              <w:t xml:space="preserve"> = receptor activation</w:t>
            </w:r>
          </w:p>
          <w:p w14:paraId="751D2D99" w14:textId="6EFEBE95" w:rsidR="003D4A22" w:rsidRPr="000B3348" w:rsidRDefault="00F44624"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i/>
                      <w:noProof/>
                      <w:sz w:val="20"/>
                      <w:szCs w:val="20"/>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sp</m:t>
                  </m:r>
                </m:sub>
              </m:sSub>
            </m:oMath>
            <w:r w:rsidR="003D4A22" w:rsidRPr="000B3348">
              <w:rPr>
                <w:rFonts w:ascii="Calibri" w:hAnsi="Calibri" w:cs="Calibri"/>
                <w:noProof/>
                <w:sz w:val="20"/>
                <w:szCs w:val="20"/>
                <w:lang w:val="en-US"/>
              </w:rPr>
              <w:t xml:space="preserve"> = setpoint of the controlled variable</w:t>
            </w:r>
          </w:p>
          <w:p w14:paraId="7B6B3C24" w14:textId="77777777" w:rsidR="003D4A22" w:rsidRPr="000B3348" w:rsidRDefault="003D4A22"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max</m:t>
                  </m:r>
                </m:sub>
              </m:sSub>
            </m:oMath>
            <w:r w:rsidRPr="000B3348">
              <w:rPr>
                <w:rFonts w:ascii="Calibri" w:hAnsi="Calibri" w:cs="Calibri"/>
                <w:noProof/>
                <w:sz w:val="20"/>
                <w:szCs w:val="20"/>
                <w:lang w:val="en-US"/>
              </w:rPr>
              <w:t xml:space="preserve"> = maximum value of the controlled variable</w:t>
            </w:r>
          </w:p>
          <w:p w14:paraId="7477287A" w14:textId="7E21B249" w:rsidR="00F44624" w:rsidRPr="000B3348" w:rsidRDefault="00F44624" w:rsidP="00F44624">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min</m:t>
                  </m:r>
                </m:sub>
              </m:sSub>
            </m:oMath>
            <w:r w:rsidRPr="000B3348">
              <w:rPr>
                <w:rFonts w:ascii="Calibri" w:hAnsi="Calibri" w:cs="Calibri"/>
                <w:noProof/>
                <w:sz w:val="20"/>
                <w:szCs w:val="20"/>
                <w:lang w:val="en-US"/>
              </w:rPr>
              <w:t xml:space="preserve"> = </w:t>
            </w:r>
            <w:r w:rsidR="00CC1DE6" w:rsidRPr="000B3348">
              <w:rPr>
                <w:rFonts w:ascii="Calibri" w:hAnsi="Calibri" w:cs="Calibri"/>
                <w:noProof/>
                <w:sz w:val="20"/>
                <w:szCs w:val="20"/>
                <w:lang w:val="en-US"/>
              </w:rPr>
              <w:t>minimum</w:t>
            </w:r>
            <w:r w:rsidRPr="000B3348">
              <w:rPr>
                <w:rFonts w:ascii="Calibri" w:hAnsi="Calibri" w:cs="Calibri"/>
                <w:noProof/>
                <w:sz w:val="20"/>
                <w:szCs w:val="20"/>
                <w:lang w:val="en-US"/>
              </w:rPr>
              <w:t xml:space="preserve"> value of the controlled variable</w:t>
            </w:r>
          </w:p>
          <w:p w14:paraId="665F3B7E" w14:textId="5EB6C7AF" w:rsidR="003D4A22" w:rsidRPr="00B549C2" w:rsidRDefault="003D4A22" w:rsidP="00E26FD8">
            <w:pPr>
              <w:jc w:val="both"/>
              <w:rPr>
                <w:rFonts w:ascii="Calibri" w:hAnsi="Calibri" w:cs="Calibri"/>
                <w:noProof/>
                <w:sz w:val="20"/>
                <w:szCs w:val="20"/>
              </w:rPr>
            </w:pPr>
            <w:r w:rsidRPr="000B3348">
              <w:rPr>
                <w:rFonts w:ascii="Calibri" w:hAnsi="Calibri" w:cs="Calibri"/>
                <w:noProof/>
                <w:sz w:val="20"/>
                <w:szCs w:val="20"/>
                <w:lang w:val="en-US"/>
              </w:rPr>
              <w:t>To represent the finite adaptation time of</w:t>
            </w:r>
            <w:r w:rsidR="00381058">
              <w:rPr>
                <w:rFonts w:ascii="Calibri" w:hAnsi="Calibri" w:cs="Calibri"/>
                <w:noProof/>
                <w:sz w:val="20"/>
                <w:szCs w:val="20"/>
                <w:lang w:val="en-US"/>
              </w:rPr>
              <w:t xml:space="preserve"> the receptor</w:t>
            </w:r>
            <w:r w:rsidRPr="000B3348">
              <w:rPr>
                <w:rFonts w:ascii="Calibri" w:hAnsi="Calibri" w:cs="Calibri"/>
                <w:noProof/>
                <w:sz w:val="20"/>
                <w:szCs w:val="20"/>
                <w:lang w:val="en-US"/>
              </w:rPr>
              <w:t>, the activation is low-pass filtered using a discrete-time first-order filter</w:t>
            </w:r>
            <w:r w:rsidR="00B549C2">
              <w:rPr>
                <w:rFonts w:ascii="Calibri" w:hAnsi="Calibri" w:cs="Calibri"/>
                <w:noProof/>
                <w:sz w:val="20"/>
                <w:szCs w:val="20"/>
                <w:lang w:val="en-US"/>
              </w:rPr>
              <w:t xml:space="preserve"> with receptor time constant </w:t>
            </w:r>
            <m:oMath>
              <m:sSub>
                <m:sSubPr>
                  <m:ctrlPr>
                    <w:rPr>
                      <w:rFonts w:ascii="Cambria Math" w:hAnsi="Cambria Math" w:cs="Calibri"/>
                      <w:i/>
                      <w:noProof/>
                      <w:sz w:val="20"/>
                      <w:szCs w:val="20"/>
                    </w:rPr>
                  </m:ctrlPr>
                </m:sSubPr>
                <m:e>
                  <m:r>
                    <w:rPr>
                      <w:rFonts w:ascii="Cambria Math" w:hAnsi="Cambria Math" w:cs="Calibri"/>
                      <w:noProof/>
                      <w:sz w:val="20"/>
                      <w:szCs w:val="20"/>
                      <w:lang w:val="en-US"/>
                    </w:rPr>
                    <m:t>τ</m:t>
                  </m:r>
                </m:e>
                <m:sub>
                  <m:r>
                    <w:rPr>
                      <w:rFonts w:ascii="Cambria Math" w:hAnsi="Cambria Math" w:cs="Calibri"/>
                      <w:noProof/>
                      <w:sz w:val="20"/>
                      <w:szCs w:val="20"/>
                      <w:lang w:val="en-US"/>
                    </w:rPr>
                    <m:t>Cv</m:t>
                  </m:r>
                </m:sub>
              </m:sSub>
            </m:oMath>
            <w:r w:rsidR="002F2512">
              <w:rPr>
                <w:rFonts w:ascii="Calibri" w:hAnsi="Calibri" w:cs="Calibri"/>
                <w:noProof/>
                <w:sz w:val="20"/>
                <w:szCs w:val="20"/>
              </w:rPr>
              <w:t xml:space="preserve"> resulting in a filtered activation </w:t>
            </w:r>
            <m:oMath>
              <m:r>
                <w:rPr>
                  <w:rFonts w:ascii="Cambria Math" w:hAnsi="Cambria Math" w:cs="Calibri"/>
                  <w:noProof/>
                  <w:sz w:val="20"/>
                  <w:szCs w:val="20"/>
                </w:rPr>
                <m:t>a</m:t>
              </m:r>
            </m:oMath>
            <w:r w:rsidR="00CA58FB">
              <w:rPr>
                <w:rFonts w:ascii="Calibri" w:hAnsi="Calibri" w:cs="Calibri"/>
                <w:noProof/>
                <w:sz w:val="20"/>
                <w:szCs w:val="20"/>
              </w:rPr>
              <w:t>.</w:t>
            </w:r>
          </w:p>
        </w:tc>
        <w:tc>
          <w:tcPr>
            <w:tcW w:w="882" w:type="dxa"/>
          </w:tcPr>
          <w:p w14:paraId="6E7A3AF2" w14:textId="77777777" w:rsidR="003D4A22" w:rsidRPr="000B3348" w:rsidRDefault="003D4A22" w:rsidP="00E26FD8">
            <w:pPr>
              <w:jc w:val="both"/>
              <w:rPr>
                <w:rFonts w:ascii="Calibri" w:hAnsi="Calibri" w:cs="Calibri"/>
                <w:noProof/>
                <w:sz w:val="20"/>
                <w:szCs w:val="20"/>
                <w:lang w:val="en-US"/>
              </w:rPr>
            </w:pPr>
          </w:p>
        </w:tc>
      </w:tr>
    </w:tbl>
    <w:p w14:paraId="094F1750" w14:textId="77777777" w:rsidR="003D4A22" w:rsidRPr="000B3348" w:rsidRDefault="003D4A22" w:rsidP="00E26FD8">
      <w:pPr>
        <w:jc w:val="both"/>
        <w:rPr>
          <w:rFonts w:ascii="Calibri" w:hAnsi="Calibri" w:cs="Calibri"/>
          <w:noProof/>
          <w:sz w:val="20"/>
          <w:szCs w:val="20"/>
        </w:rPr>
      </w:pPr>
    </w:p>
    <w:p w14:paraId="1BFDBDFE" w14:textId="12AC3C41" w:rsidR="00CA58FB"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 xml:space="preserve">The </w:t>
      </w:r>
      <w:r w:rsidR="00CA58FB">
        <w:rPr>
          <w:rFonts w:ascii="Calibri" w:hAnsi="Calibri" w:cs="Calibri"/>
          <w:noProof/>
          <w:sz w:val="20"/>
          <w:szCs w:val="20"/>
        </w:rPr>
        <w:t>sympatho-vagal-balance</w:t>
      </w:r>
      <w:r w:rsidRPr="000B3348">
        <w:rPr>
          <w:rFonts w:ascii="Calibri" w:hAnsi="Calibri" w:cs="Calibri"/>
          <w:noProof/>
          <w:sz w:val="20"/>
          <w:szCs w:val="20"/>
        </w:rPr>
        <w:t xml:space="preserve"> is</w:t>
      </w:r>
      <w:r w:rsidR="00CA58FB">
        <w:rPr>
          <w:rFonts w:ascii="Calibri" w:hAnsi="Calibri" w:cs="Calibri"/>
          <w:noProof/>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2"/>
      </w:tblGrid>
      <w:tr w:rsidR="003D4A22" w:rsidRPr="000B3348" w14:paraId="3954D0D0" w14:textId="77777777" w:rsidTr="00A03CD2">
        <w:tc>
          <w:tcPr>
            <w:tcW w:w="8280" w:type="dxa"/>
          </w:tcPr>
          <w:p w14:paraId="25E7D9F8" w14:textId="02001445" w:rsidR="003D4A22" w:rsidRPr="000B3348" w:rsidRDefault="003D4A22" w:rsidP="00E26FD8">
            <w:pPr>
              <w:jc w:val="both"/>
              <w:rPr>
                <w:rFonts w:ascii="Calibri" w:hAnsi="Calibri" w:cs="Calibri"/>
                <w:noProof/>
                <w:sz w:val="20"/>
                <w:szCs w:val="20"/>
                <w:lang w:val="en-US"/>
              </w:rPr>
            </w:pPr>
            <m:oMathPara>
              <m:oMath>
                <m:r>
                  <w:rPr>
                    <w:rFonts w:ascii="Cambria Math" w:hAnsi="Cambria Math" w:cs="Calibri"/>
                    <w:noProof/>
                    <w:sz w:val="20"/>
                    <w:szCs w:val="20"/>
                    <w:lang w:val="en-US"/>
                  </w:rPr>
                  <m:t>svb(t)=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G</m:t>
                    </m:r>
                  </m:e>
                  <m:sub>
                    <m:f>
                      <m:fPr>
                        <m:type m:val="lin"/>
                        <m:ctrlPr>
                          <w:rPr>
                            <w:rFonts w:ascii="Cambria Math" w:hAnsi="Cambria Math" w:cs="Calibri"/>
                            <w:i/>
                            <w:noProof/>
                            <w:sz w:val="20"/>
                            <w:szCs w:val="20"/>
                            <w:lang w:val="en-US"/>
                          </w:rPr>
                        </m:ctrlPr>
                      </m:fPr>
                      <m:num>
                        <m:r>
                          <w:rPr>
                            <w:rFonts w:ascii="Cambria Math" w:hAnsi="Cambria Math" w:cs="Calibri"/>
                            <w:noProof/>
                            <w:sz w:val="20"/>
                            <w:szCs w:val="20"/>
                            <w:lang w:val="en-US"/>
                          </w:rPr>
                          <m:t>svb</m:t>
                        </m:r>
                      </m:num>
                      <m:den>
                        <m:r>
                          <w:rPr>
                            <w:rFonts w:ascii="Cambria Math" w:hAnsi="Cambria Math" w:cs="Calibri"/>
                            <w:noProof/>
                            <w:sz w:val="20"/>
                            <w:szCs w:val="20"/>
                            <w:lang w:val="en-US"/>
                          </w:rPr>
                          <m:t>map</m:t>
                        </m:r>
                      </m:den>
                    </m:f>
                  </m:sub>
                </m:sSub>
                <m:r>
                  <w:rPr>
                    <w:rFonts w:ascii="Cambria Math" w:hAnsi="Cambria Math" w:cs="Calibri"/>
                    <w:noProof/>
                    <w:sz w:val="20"/>
                    <w:szCs w:val="20"/>
                    <w:lang w:val="en-US"/>
                  </w:rPr>
                  <m:t>*a</m:t>
                </m:r>
              </m:oMath>
            </m:oMathPara>
          </w:p>
        </w:tc>
        <w:tc>
          <w:tcPr>
            <w:tcW w:w="792" w:type="dxa"/>
          </w:tcPr>
          <w:p w14:paraId="4AA1B976" w14:textId="6778AF26"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1</w:t>
            </w:r>
            <w:r w:rsidR="005F5013">
              <w:rPr>
                <w:rFonts w:ascii="Calibri" w:hAnsi="Calibri" w:cs="Calibri"/>
                <w:noProof/>
                <w:sz w:val="20"/>
                <w:szCs w:val="20"/>
                <w:lang w:val="en-US"/>
              </w:rPr>
              <w:t>0</w:t>
            </w:r>
          </w:p>
        </w:tc>
      </w:tr>
    </w:tbl>
    <w:p w14:paraId="05DB9974" w14:textId="2EA09638" w:rsidR="003D4A22" w:rsidRPr="000B3348" w:rsidRDefault="003D4A22" w:rsidP="00CA58FB">
      <w:pPr>
        <w:rPr>
          <w:rFonts w:ascii="Calibri" w:hAnsi="Calibri" w:cs="Calibri"/>
          <w:noProof/>
          <w:sz w:val="20"/>
          <w:szCs w:val="20"/>
        </w:rPr>
      </w:pPr>
      <w:r w:rsidRPr="000B3348">
        <w:rPr>
          <w:rFonts w:ascii="Calibri" w:hAnsi="Calibri" w:cs="Calibri"/>
          <w:i/>
          <w:noProof/>
          <w:sz w:val="20"/>
          <w:szCs w:val="20"/>
        </w:rPr>
        <w:lastRenderedPageBreak/>
        <w:br/>
      </w:r>
      <w:r w:rsidRPr="000B3348">
        <w:rPr>
          <w:rFonts w:ascii="Calibri" w:hAnsi="Calibri" w:cs="Calibri"/>
          <w:noProof/>
          <w:sz w:val="20"/>
          <w:szCs w:val="20"/>
        </w:rPr>
        <w:t xml:space="preserve">where </w:t>
      </w:r>
      <m:oMath>
        <m:sSub>
          <m:sSubPr>
            <m:ctrlPr>
              <w:rPr>
                <w:rFonts w:ascii="Cambria Math" w:hAnsi="Cambria Math" w:cs="Calibri"/>
                <w:noProof/>
                <w:sz w:val="20"/>
                <w:szCs w:val="20"/>
              </w:rPr>
            </m:ctrlPr>
          </m:sSubPr>
          <m:e>
            <m:r>
              <w:rPr>
                <w:rFonts w:ascii="Cambria Math" w:hAnsi="Cambria Math" w:cs="Calibri"/>
                <w:noProof/>
                <w:sz w:val="20"/>
                <w:szCs w:val="20"/>
              </w:rPr>
              <m:t>G</m:t>
            </m:r>
          </m:e>
          <m:sub>
            <m:r>
              <w:rPr>
                <w:rFonts w:ascii="Cambria Math" w:hAnsi="Cambria Math" w:cs="Calibri"/>
                <w:noProof/>
                <w:sz w:val="20"/>
                <w:szCs w:val="20"/>
              </w:rPr>
              <m:t>svb</m:t>
            </m:r>
            <m:r>
              <m:rPr>
                <m:sty m:val="p"/>
              </m:rPr>
              <w:rPr>
                <w:rFonts w:ascii="Cambria Math" w:hAnsi="Cambria Math" w:cs="Calibri"/>
                <w:noProof/>
                <w:sz w:val="20"/>
                <w:szCs w:val="20"/>
              </w:rPr>
              <m:t>/</m:t>
            </m:r>
            <m:r>
              <w:rPr>
                <w:rFonts w:ascii="Cambria Math" w:hAnsi="Cambria Math" w:cs="Calibri"/>
                <w:noProof/>
                <w:sz w:val="20"/>
                <w:szCs w:val="20"/>
              </w:rPr>
              <m:t>map</m:t>
            </m:r>
          </m:sub>
        </m:sSub>
      </m:oMath>
      <w:r w:rsidRPr="000B3348">
        <w:rPr>
          <w:rFonts w:ascii="Calibri" w:hAnsi="Calibri" w:cs="Calibri"/>
          <w:noProof/>
          <w:sz w:val="20"/>
          <w:szCs w:val="20"/>
        </w:rPr>
        <w:t xml:space="preserve"> defines the contribution of </w:t>
      </w:r>
      <w:r w:rsidR="00CA58FB">
        <w:rPr>
          <w:rFonts w:ascii="Calibri" w:hAnsi="Calibri" w:cs="Calibri"/>
          <w:noProof/>
          <w:sz w:val="20"/>
          <w:szCs w:val="20"/>
        </w:rPr>
        <w:t xml:space="preserve">mean arterial pressure </w:t>
      </w:r>
      <w:r w:rsidRPr="000B3348">
        <w:rPr>
          <w:rFonts w:ascii="Calibri" w:hAnsi="Calibri" w:cs="Calibri"/>
          <w:noProof/>
          <w:sz w:val="20"/>
          <w:szCs w:val="20"/>
        </w:rPr>
        <w:t>to the autonomic output.</w:t>
      </w:r>
    </w:p>
    <w:p w14:paraId="549A9B1B" w14:textId="77777777" w:rsidR="003D4A22" w:rsidRPr="000B3348" w:rsidRDefault="003D4A22" w:rsidP="00E26FD8">
      <w:pPr>
        <w:jc w:val="both"/>
        <w:rPr>
          <w:rFonts w:ascii="Calibri" w:hAnsi="Calibri" w:cs="Calibri"/>
          <w:noProof/>
          <w:sz w:val="20"/>
          <w:szCs w:val="20"/>
        </w:rPr>
      </w:pPr>
    </w:p>
    <w:p w14:paraId="4A3D3BD7" w14:textId="77777777" w:rsidR="003D4A22" w:rsidRPr="000B3348" w:rsidRDefault="003D4A22" w:rsidP="00E26FD8">
      <w:pPr>
        <w:jc w:val="both"/>
        <w:rPr>
          <w:rFonts w:ascii="Calibri" w:hAnsi="Calibri" w:cs="Calibri"/>
          <w:b/>
          <w:bCs/>
          <w:noProof/>
          <w:sz w:val="20"/>
          <w:szCs w:val="20"/>
        </w:rPr>
      </w:pPr>
      <w:r w:rsidRPr="000B3348">
        <w:rPr>
          <w:rFonts w:ascii="Calibri" w:hAnsi="Calibri" w:cs="Calibri"/>
          <w:b/>
          <w:bCs/>
          <w:noProof/>
          <w:sz w:val="20"/>
          <w:szCs w:val="20"/>
        </w:rPr>
        <w:t>Efferent control of cardiovascular effectors</w:t>
      </w:r>
    </w:p>
    <w:p w14:paraId="2A2D8990" w14:textId="77777777" w:rsidR="003D4A22"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Each effector is modulated as a relative change from its baseline reference value, scaled by its sensitivity to SVB:</w:t>
      </w:r>
    </w:p>
    <w:p w14:paraId="300326B7" w14:textId="77777777" w:rsidR="003D4A22" w:rsidRPr="000B3348" w:rsidRDefault="003D4A22" w:rsidP="00E26FD8">
      <w:pPr>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787"/>
      </w:tblGrid>
      <w:tr w:rsidR="003D4A22" w:rsidRPr="000B3348" w14:paraId="1FDCB1B4" w14:textId="77777777" w:rsidTr="00E471C3">
        <w:tc>
          <w:tcPr>
            <w:tcW w:w="8275" w:type="dxa"/>
          </w:tcPr>
          <w:p w14:paraId="03F10650" w14:textId="4186E78E" w:rsidR="003D4A22" w:rsidRPr="000B3348" w:rsidRDefault="003D4A22" w:rsidP="00E26FD8">
            <w:pPr>
              <w:jc w:val="both"/>
              <w:rPr>
                <w:rFonts w:ascii="Calibri" w:hAnsi="Calibri" w:cs="Calibri"/>
                <w:noProof/>
                <w:sz w:val="20"/>
                <w:szCs w:val="20"/>
                <w:lang w:val="en-US"/>
              </w:rPr>
            </w:pPr>
            <m:oMathPara>
              <m:oMath>
                <m:r>
                  <w:rPr>
                    <w:rFonts w:ascii="Cambria Math" w:hAnsi="Cambria Math" w:cs="Calibri"/>
                    <w:noProof/>
                    <w:sz w:val="20"/>
                    <w:szCs w:val="20"/>
                    <w:lang w:val="en-US"/>
                  </w:rPr>
                  <m:t>ef</m:t>
                </m:r>
                <m:d>
                  <m:dPr>
                    <m:ctrlPr>
                      <w:rPr>
                        <w:rFonts w:ascii="Cambria Math" w:hAnsi="Cambria Math" w:cs="Calibri"/>
                        <w:i/>
                        <w:noProof/>
                        <w:sz w:val="20"/>
                        <w:szCs w:val="20"/>
                        <w:lang w:val="en-US"/>
                      </w:rPr>
                    </m:ctrlPr>
                  </m:dPr>
                  <m:e>
                    <m:r>
                      <w:rPr>
                        <w:rFonts w:ascii="Cambria Math" w:hAnsi="Cambria Math" w:cs="Calibri"/>
                        <w:noProof/>
                        <w:sz w:val="20"/>
                        <w:szCs w:val="20"/>
                        <w:lang w:val="en-US"/>
                      </w:rPr>
                      <m:t>svb</m:t>
                    </m:r>
                  </m:e>
                </m:d>
                <m:r>
                  <w:rPr>
                    <w:rFonts w:ascii="Cambria Math" w:hAnsi="Cambria Math" w:cs="Calibri"/>
                    <w:noProof/>
                    <w:sz w:val="20"/>
                    <w:szCs w:val="20"/>
                    <w:lang w:val="en-US"/>
                  </w:rPr>
                  <m:t>=</m:t>
                </m:r>
                <m:d>
                  <m:dPr>
                    <m:ctrlPr>
                      <w:rPr>
                        <w:rFonts w:ascii="Cambria Math" w:hAnsi="Cambria Math" w:cs="Calibri"/>
                        <w:i/>
                        <w:noProof/>
                        <w:sz w:val="20"/>
                        <w:szCs w:val="20"/>
                        <w:lang w:val="en-US"/>
                      </w:rPr>
                    </m:ctrlPr>
                  </m:dPr>
                  <m:e>
                    <m:r>
                      <w:rPr>
                        <w:rFonts w:ascii="Cambria Math" w:hAnsi="Cambria Math" w:cs="Calibri"/>
                        <w:noProof/>
                        <w:sz w:val="20"/>
                        <w:szCs w:val="20"/>
                        <w:lang w:val="en-US"/>
                      </w:rPr>
                      <m:t>1+G</m:t>
                    </m:r>
                    <m:f>
                      <m:fPr>
                        <m:ctrlPr>
                          <w:rPr>
                            <w:rFonts w:ascii="Cambria Math" w:hAnsi="Cambria Math" w:cs="Calibri"/>
                            <w:i/>
                            <w:noProof/>
                            <w:sz w:val="20"/>
                            <w:szCs w:val="20"/>
                            <w:lang w:val="en-US"/>
                          </w:rPr>
                        </m:ctrlPr>
                      </m:fPr>
                      <m:num>
                        <m:r>
                          <w:rPr>
                            <w:rFonts w:ascii="Cambria Math" w:hAnsi="Cambria Math" w:cs="Calibri"/>
                            <w:noProof/>
                            <w:sz w:val="20"/>
                            <w:szCs w:val="20"/>
                            <w:lang w:val="en-US"/>
                          </w:rPr>
                          <m:t>ef</m:t>
                        </m:r>
                      </m:num>
                      <m:den>
                        <m:r>
                          <w:rPr>
                            <w:rFonts w:ascii="Cambria Math" w:hAnsi="Cambria Math" w:cs="Calibri"/>
                            <w:noProof/>
                            <w:sz w:val="20"/>
                            <w:szCs w:val="20"/>
                            <w:lang w:val="en-US"/>
                          </w:rPr>
                          <m:t>svb</m:t>
                        </m:r>
                      </m:den>
                    </m:f>
                    <m:r>
                      <w:rPr>
                        <w:rFonts w:ascii="Cambria Math" w:hAnsi="Cambria Math" w:cs="Calibri"/>
                        <w:noProof/>
                        <w:sz w:val="20"/>
                        <w:szCs w:val="20"/>
                        <w:lang w:val="en-US"/>
                      </w:rPr>
                      <m:t>*svb(t)</m:t>
                    </m:r>
                  </m:e>
                </m:d>
                <m:r>
                  <w:rPr>
                    <w:rFonts w:ascii="Cambria Math" w:hAnsi="Cambria Math" w:cs="Calibri"/>
                    <w:noProof/>
                    <w:sz w:val="20"/>
                    <w:szCs w:val="20"/>
                    <w:lang w:val="en-US"/>
                  </w:rPr>
                  <m:t>*e</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f</m:t>
                    </m:r>
                  </m:e>
                  <m:sub>
                    <m:r>
                      <w:rPr>
                        <w:rFonts w:ascii="Cambria Math" w:hAnsi="Cambria Math" w:cs="Calibri"/>
                        <w:noProof/>
                        <w:sz w:val="20"/>
                        <w:szCs w:val="20"/>
                        <w:lang w:val="en-US"/>
                      </w:rPr>
                      <m:t>ref</m:t>
                    </m:r>
                  </m:sub>
                </m:sSub>
              </m:oMath>
            </m:oMathPara>
          </w:p>
        </w:tc>
        <w:tc>
          <w:tcPr>
            <w:tcW w:w="787" w:type="dxa"/>
          </w:tcPr>
          <w:p w14:paraId="508BD7A5" w14:textId="1D412608"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1</w:t>
            </w:r>
            <w:r w:rsidR="005F5013">
              <w:rPr>
                <w:rFonts w:ascii="Calibri" w:hAnsi="Calibri" w:cs="Calibri"/>
                <w:noProof/>
                <w:sz w:val="20"/>
                <w:szCs w:val="20"/>
                <w:lang w:val="en-US"/>
              </w:rPr>
              <w:t>1</w:t>
            </w:r>
          </w:p>
        </w:tc>
      </w:tr>
    </w:tbl>
    <w:p w14:paraId="709A1B48" w14:textId="77777777" w:rsidR="003D4A22" w:rsidRPr="000B3348" w:rsidRDefault="003D4A22" w:rsidP="00E26FD8">
      <w:pPr>
        <w:jc w:val="both"/>
        <w:rPr>
          <w:rFonts w:ascii="Calibri" w:hAnsi="Calibri" w:cs="Calibri"/>
          <w:noProof/>
          <w:sz w:val="20"/>
          <w:szCs w:val="20"/>
        </w:rPr>
      </w:pPr>
    </w:p>
    <w:p w14:paraId="631591A4" w14:textId="77777777" w:rsidR="003D4A22"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 xml:space="preserve">where </w:t>
      </w:r>
      <m:oMath>
        <m:sSub>
          <m:sSubPr>
            <m:ctrlPr>
              <w:rPr>
                <w:rFonts w:ascii="Cambria Math" w:hAnsi="Cambria Math" w:cs="Calibri"/>
                <w:noProof/>
                <w:sz w:val="20"/>
                <w:szCs w:val="20"/>
              </w:rPr>
            </m:ctrlPr>
          </m:sSubPr>
          <m:e>
            <m:r>
              <w:rPr>
                <w:rFonts w:ascii="Cambria Math" w:hAnsi="Cambria Math" w:cs="Calibri"/>
                <w:noProof/>
                <w:sz w:val="20"/>
                <w:szCs w:val="20"/>
              </w:rPr>
              <m:t>G</m:t>
            </m:r>
          </m:e>
          <m:sub>
            <m:r>
              <w:rPr>
                <w:rFonts w:ascii="Cambria Math" w:hAnsi="Cambria Math" w:cs="Calibri"/>
                <w:noProof/>
                <w:sz w:val="20"/>
                <w:szCs w:val="20"/>
              </w:rPr>
              <m:t>ef</m:t>
            </m:r>
            <m:r>
              <m:rPr>
                <m:sty m:val="p"/>
              </m:rPr>
              <w:rPr>
                <w:rFonts w:ascii="Cambria Math" w:hAnsi="Cambria Math" w:cs="Calibri"/>
                <w:noProof/>
                <w:sz w:val="20"/>
                <w:szCs w:val="20"/>
              </w:rPr>
              <m:t>/</m:t>
            </m:r>
            <m:r>
              <w:rPr>
                <w:rFonts w:ascii="Cambria Math" w:hAnsi="Cambria Math" w:cs="Calibri"/>
                <w:noProof/>
                <w:sz w:val="20"/>
                <w:szCs w:val="20"/>
              </w:rPr>
              <m:t>svb</m:t>
            </m:r>
          </m:sub>
        </m:sSub>
      </m:oMath>
      <w:r w:rsidRPr="000B3348">
        <w:rPr>
          <w:rFonts w:ascii="Calibri" w:hAnsi="Calibri" w:cs="Calibri"/>
          <w:noProof/>
          <w:sz w:val="20"/>
          <w:szCs w:val="20"/>
        </w:rPr>
        <w:t xml:space="preserve">is the gain relating SVB to the specific effector, and </w:t>
      </w:r>
      <m:oMath>
        <m:r>
          <w:rPr>
            <w:rFonts w:ascii="Cambria Math" w:hAnsi="Cambria Math" w:cs="Calibri"/>
            <w:noProof/>
            <w:sz w:val="20"/>
            <w:szCs w:val="20"/>
          </w:rPr>
          <m:t>e</m:t>
        </m:r>
        <m:sSub>
          <m:sSubPr>
            <m:ctrlPr>
              <w:rPr>
                <w:rFonts w:ascii="Cambria Math" w:hAnsi="Cambria Math" w:cs="Calibri"/>
                <w:noProof/>
                <w:sz w:val="20"/>
                <w:szCs w:val="20"/>
              </w:rPr>
            </m:ctrlPr>
          </m:sSubPr>
          <m:e>
            <m:r>
              <w:rPr>
                <w:rFonts w:ascii="Cambria Math" w:hAnsi="Cambria Math" w:cs="Calibri"/>
                <w:noProof/>
                <w:sz w:val="20"/>
                <w:szCs w:val="20"/>
              </w:rPr>
              <m:t>f</m:t>
            </m:r>
          </m:e>
          <m:sub>
            <m:r>
              <w:rPr>
                <w:rFonts w:ascii="Cambria Math" w:hAnsi="Cambria Math" w:cs="Calibri"/>
                <w:noProof/>
                <w:sz w:val="20"/>
                <w:szCs w:val="20"/>
              </w:rPr>
              <m:t>ref</m:t>
            </m:r>
          </m:sub>
        </m:sSub>
      </m:oMath>
      <w:r w:rsidRPr="000B3348">
        <w:rPr>
          <w:rFonts w:ascii="Calibri" w:hAnsi="Calibri" w:cs="Calibri"/>
          <w:noProof/>
          <w:sz w:val="20"/>
          <w:szCs w:val="20"/>
        </w:rPr>
        <w:t xml:space="preserve"> is its reference value.</w:t>
      </w:r>
    </w:p>
    <w:p w14:paraId="4D811D6A" w14:textId="77777777" w:rsidR="003D4A22" w:rsidRPr="000B3348" w:rsidRDefault="003D4A22" w:rsidP="00E26FD8">
      <w:pPr>
        <w:jc w:val="both"/>
        <w:rPr>
          <w:rFonts w:ascii="Calibri" w:hAnsi="Calibri" w:cs="Calibri"/>
          <w:noProof/>
          <w:sz w:val="20"/>
          <w:szCs w:val="20"/>
        </w:rPr>
      </w:pPr>
    </w:p>
    <w:p w14:paraId="6D52475E" w14:textId="77777777" w:rsidR="003D4A22" w:rsidRPr="000B3348" w:rsidRDefault="003D4A22" w:rsidP="00E26FD8">
      <w:pPr>
        <w:jc w:val="both"/>
        <w:rPr>
          <w:rFonts w:ascii="Calibri" w:hAnsi="Calibri" w:cs="Calibri"/>
          <w:noProof/>
          <w:sz w:val="20"/>
          <w:szCs w:val="20"/>
        </w:rPr>
      </w:pPr>
    </w:p>
    <w:p w14:paraId="54B372AB" w14:textId="771F7895" w:rsidR="00FF6114" w:rsidRPr="000B3348" w:rsidRDefault="00C163EF" w:rsidP="00E26FD8">
      <w:pPr>
        <w:jc w:val="both"/>
        <w:rPr>
          <w:rFonts w:ascii="Calibri" w:hAnsi="Calibri" w:cs="Calibri"/>
          <w:b/>
          <w:bCs/>
          <w:noProof/>
          <w:sz w:val="20"/>
          <w:szCs w:val="20"/>
        </w:rPr>
      </w:pPr>
      <w:r w:rsidRPr="000B3348">
        <w:rPr>
          <w:rFonts w:ascii="Calibri" w:hAnsi="Calibri" w:cs="Calibri"/>
          <w:b/>
          <w:bCs/>
          <w:noProof/>
          <w:sz w:val="20"/>
          <w:szCs w:val="20"/>
        </w:rPr>
        <w:t xml:space="preserve">2.3 </w:t>
      </w:r>
      <w:r w:rsidR="003D4A22" w:rsidRPr="000B3348">
        <w:rPr>
          <w:rFonts w:ascii="Calibri" w:hAnsi="Calibri" w:cs="Calibri"/>
          <w:b/>
          <w:bCs/>
          <w:noProof/>
          <w:sz w:val="20"/>
          <w:szCs w:val="20"/>
        </w:rPr>
        <w:t>Software implementation and code verification</w:t>
      </w:r>
    </w:p>
    <w:p w14:paraId="5EC0637B" w14:textId="77777777" w:rsidR="00FF6114" w:rsidRPr="000B3348" w:rsidRDefault="00FF6114" w:rsidP="00E26FD8">
      <w:pPr>
        <w:pStyle w:val="NoSpacing"/>
        <w:jc w:val="both"/>
        <w:rPr>
          <w:rFonts w:ascii="Calibri" w:hAnsi="Calibri" w:cs="Calibri"/>
          <w:noProof/>
          <w:sz w:val="20"/>
          <w:szCs w:val="20"/>
        </w:rPr>
      </w:pPr>
    </w:p>
    <w:p w14:paraId="6C6073AE" w14:textId="201F8A54" w:rsidR="003D4A22" w:rsidRPr="000B3348" w:rsidRDefault="003D4A22" w:rsidP="00A11FED">
      <w:pPr>
        <w:pStyle w:val="NoSpacing"/>
        <w:ind w:firstLine="708"/>
        <w:jc w:val="both"/>
        <w:rPr>
          <w:rFonts w:ascii="Calibri" w:hAnsi="Calibri" w:cs="Calibri"/>
          <w:noProof/>
          <w:sz w:val="20"/>
          <w:szCs w:val="20"/>
        </w:rPr>
      </w:pPr>
      <w:r w:rsidRPr="000B3348">
        <w:rPr>
          <w:rFonts w:ascii="Calibri" w:hAnsi="Calibri" w:cs="Calibri"/>
          <w:noProof/>
          <w:sz w:val="20"/>
          <w:szCs w:val="20"/>
        </w:rPr>
        <w:t>The main target audience of EXPLAIN consists of clinical researchers in neonatal intensive care.  The user can explore</w:t>
      </w:r>
      <w:r w:rsidR="00CF2433">
        <w:rPr>
          <w:rFonts w:ascii="Calibri" w:hAnsi="Calibri" w:cs="Calibri"/>
          <w:noProof/>
          <w:sz w:val="20"/>
          <w:szCs w:val="20"/>
        </w:rPr>
        <w:t xml:space="preserve"> effects of therapeutic interventions and different </w:t>
      </w:r>
      <w:r w:rsidRPr="000B3348">
        <w:rPr>
          <w:rFonts w:ascii="Calibri" w:hAnsi="Calibri" w:cs="Calibri"/>
          <w:noProof/>
          <w:sz w:val="20"/>
          <w:szCs w:val="20"/>
        </w:rPr>
        <w:t>clinical conditions</w:t>
      </w:r>
      <w:r w:rsidR="00A11FED">
        <w:rPr>
          <w:rFonts w:ascii="Calibri" w:hAnsi="Calibri" w:cs="Calibri"/>
          <w:noProof/>
          <w:sz w:val="20"/>
          <w:szCs w:val="20"/>
        </w:rPr>
        <w:t xml:space="preserve"> including the validation experiments of this paper</w:t>
      </w:r>
      <w:r w:rsidR="00237DBE">
        <w:rPr>
          <w:rFonts w:ascii="Calibri" w:hAnsi="Calibri" w:cs="Calibri"/>
          <w:noProof/>
          <w:sz w:val="20"/>
          <w:szCs w:val="20"/>
        </w:rPr>
        <w:t xml:space="preserve">. </w:t>
      </w:r>
      <w:r w:rsidRPr="000B3348">
        <w:rPr>
          <w:rFonts w:ascii="Calibri" w:hAnsi="Calibri" w:cs="Calibri"/>
          <w:noProof/>
          <w:sz w:val="20"/>
          <w:szCs w:val="20"/>
        </w:rPr>
        <w:t xml:space="preserve">The free software is accessible using standard browsers via </w:t>
      </w:r>
      <w:hyperlink r:id="rId34" w:history="1">
        <w:r w:rsidR="00A11FED" w:rsidRPr="00821E5B">
          <w:rPr>
            <w:rStyle w:val="Hyperlink"/>
            <w:rFonts w:ascii="Calibri" w:hAnsi="Calibri" w:cs="Calibri"/>
            <w:noProof/>
            <w:sz w:val="20"/>
            <w:szCs w:val="20"/>
          </w:rPr>
          <w:t>https://explain-user.com</w:t>
        </w:r>
      </w:hyperlink>
      <w:r w:rsidRPr="000B3348">
        <w:rPr>
          <w:rFonts w:ascii="Calibri" w:hAnsi="Calibri" w:cs="Calibri"/>
          <w:noProof/>
          <w:sz w:val="20"/>
          <w:szCs w:val="20"/>
        </w:rPr>
        <w:t>.</w:t>
      </w:r>
      <w:r w:rsidR="00A11FED">
        <w:rPr>
          <w:rFonts w:ascii="Calibri" w:hAnsi="Calibri" w:cs="Calibri"/>
          <w:noProof/>
          <w:sz w:val="20"/>
          <w:szCs w:val="20"/>
        </w:rPr>
        <w:t xml:space="preserve"> </w:t>
      </w:r>
      <w:r w:rsidRPr="000B3348">
        <w:rPr>
          <w:rFonts w:ascii="Calibri" w:hAnsi="Calibri" w:cs="Calibri"/>
          <w:noProof/>
          <w:sz w:val="20"/>
          <w:szCs w:val="20"/>
        </w:rPr>
        <w:t>An important additional objective of the present work is to enable model developers to understand, use, and modify the model and corresponding code.  The source code of the Python implementation of EXPLAIN is available upon request. The source code is extensively annotated. Developers with undergraduate level software engineering experience, and basic knowledge of the programming language Python, should, after a few days of familiarization with the environment, be able to:</w:t>
      </w:r>
    </w:p>
    <w:p w14:paraId="4B42DC36" w14:textId="77777777" w:rsidR="003D4A22" w:rsidRPr="000B3348" w:rsidRDefault="003D4A22" w:rsidP="00E26FD8">
      <w:pPr>
        <w:pStyle w:val="NoSpacing"/>
        <w:jc w:val="both"/>
        <w:rPr>
          <w:rFonts w:ascii="Calibri" w:hAnsi="Calibri" w:cs="Calibri"/>
          <w:noProof/>
          <w:sz w:val="20"/>
          <w:szCs w:val="20"/>
        </w:rPr>
      </w:pPr>
    </w:p>
    <w:p w14:paraId="5F06E326" w14:textId="29A930A0"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run the described integrated model, and plot graphs of variables of interest, for example, right ventricular pressures and volumes,</w:t>
      </w:r>
    </w:p>
    <w:p w14:paraId="26451959" w14:textId="5ABB386C"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patient profiles via initial state variables and parameters, for example, create a hypotensive patient,</w:t>
      </w:r>
    </w:p>
    <w:p w14:paraId="43EA3E6D"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model structure, for example, remove separate tissue capacitances and compartments to create a simpler model or to create an anatomical variant of the normal circulation.</w:t>
      </w:r>
    </w:p>
    <w:p w14:paraId="0C69C64D" w14:textId="77777777" w:rsidR="003D4A22" w:rsidRPr="000B3348" w:rsidRDefault="003D4A22" w:rsidP="00E26FD8">
      <w:pPr>
        <w:pStyle w:val="NoSpacing"/>
        <w:jc w:val="both"/>
        <w:rPr>
          <w:rFonts w:ascii="Calibri" w:hAnsi="Calibri" w:cs="Calibri"/>
          <w:noProof/>
          <w:sz w:val="20"/>
          <w:szCs w:val="20"/>
        </w:rPr>
      </w:pPr>
    </w:p>
    <w:p w14:paraId="50E91E43"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With a little more time, developers should be able to:</w:t>
      </w:r>
    </w:p>
    <w:p w14:paraId="1A3AC337" w14:textId="77777777" w:rsidR="003D4A22" w:rsidRPr="000B3348" w:rsidRDefault="003D4A22" w:rsidP="00E26FD8">
      <w:pPr>
        <w:pStyle w:val="NoSpacing"/>
        <w:jc w:val="both"/>
        <w:rPr>
          <w:rFonts w:ascii="Calibri" w:hAnsi="Calibri" w:cs="Calibri"/>
          <w:noProof/>
          <w:sz w:val="20"/>
          <w:szCs w:val="20"/>
        </w:rPr>
      </w:pPr>
    </w:p>
    <w:p w14:paraId="5B5FC469" w14:textId="5B708051"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properties of model components, for example, create a regurgitating cardiac valve,</w:t>
      </w:r>
    </w:p>
    <w:p w14:paraId="03FEC92A"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add models, for example, liver metabolism,</w:t>
      </w:r>
    </w:p>
    <w:p w14:paraId="6077FBA4" w14:textId="05F791A6"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optimize numerical integration methods and simulation run-time,</w:t>
      </w:r>
    </w:p>
    <w:p w14:paraId="75FDA2EF"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use the models in other applications, for example, in clinical decision support.</w:t>
      </w:r>
    </w:p>
    <w:p w14:paraId="1E609B4B" w14:textId="77777777" w:rsidR="003D4A22" w:rsidRPr="000B3348" w:rsidRDefault="003D4A22" w:rsidP="00E26FD8">
      <w:pPr>
        <w:pStyle w:val="NoSpacing"/>
        <w:jc w:val="both"/>
        <w:rPr>
          <w:rFonts w:ascii="Calibri" w:hAnsi="Calibri" w:cs="Calibri"/>
          <w:noProof/>
          <w:sz w:val="20"/>
          <w:szCs w:val="20"/>
        </w:rPr>
      </w:pPr>
    </w:p>
    <w:p w14:paraId="7B325872" w14:textId="059B4834" w:rsidR="003D4A22" w:rsidRPr="000B3348" w:rsidRDefault="003D4A22" w:rsidP="00E26FD8">
      <w:pPr>
        <w:pStyle w:val="NoSpacing"/>
        <w:jc w:val="both"/>
        <w:rPr>
          <w:rFonts w:ascii="Calibri" w:hAnsi="Calibri" w:cs="Calibri"/>
          <w:noProof/>
          <w:sz w:val="20"/>
          <w:szCs w:val="20"/>
        </w:rPr>
      </w:pPr>
      <w:bookmarkStart w:id="13" w:name="_Hlk83803176"/>
      <w:r w:rsidRPr="000B3348">
        <w:rPr>
          <w:rFonts w:ascii="Calibri" w:hAnsi="Calibri" w:cs="Calibri"/>
          <w:noProof/>
          <w:sz w:val="20"/>
          <w:szCs w:val="20"/>
        </w:rPr>
        <w:t xml:space="preserve">The model developer environment is implemented in an interactive Python notebook, which combines source code, diagrams, and written text in a single environment.  Model code can be modified and run from there.  The code which combines and sequences the different model software components is visible and non-proprietary but will typically not be modified by the developer.  </w:t>
      </w:r>
      <w:bookmarkEnd w:id="13"/>
      <w:r w:rsidRPr="000B3348">
        <w:rPr>
          <w:rFonts w:ascii="Calibri" w:hAnsi="Calibri" w:cs="Calibri"/>
          <w:noProof/>
          <w:sz w:val="20"/>
          <w:szCs w:val="20"/>
        </w:rPr>
        <w:t>A tutorial for model development is included, and the code contains explicit comments.</w:t>
      </w:r>
    </w:p>
    <w:p w14:paraId="55780333" w14:textId="77777777" w:rsidR="003D4A22" w:rsidRPr="000B3348" w:rsidRDefault="003D4A22" w:rsidP="00E26FD8">
      <w:pPr>
        <w:pStyle w:val="NoSpacing"/>
        <w:jc w:val="both"/>
        <w:rPr>
          <w:rFonts w:ascii="Calibri" w:hAnsi="Calibri" w:cs="Calibri"/>
          <w:noProof/>
          <w:sz w:val="20"/>
          <w:szCs w:val="20"/>
        </w:rPr>
      </w:pPr>
    </w:p>
    <w:p w14:paraId="781FAA0B" w14:textId="77777777" w:rsidR="003D4A22" w:rsidRPr="000B3348" w:rsidRDefault="003D4A22" w:rsidP="00E26FD8">
      <w:pPr>
        <w:pStyle w:val="NoSpacing"/>
        <w:numPr>
          <w:ilvl w:val="0"/>
          <w:numId w:val="20"/>
        </w:numPr>
        <w:jc w:val="both"/>
        <w:rPr>
          <w:rFonts w:ascii="Calibri" w:hAnsi="Calibri" w:cs="Calibri"/>
          <w:b/>
          <w:bCs/>
          <w:noProof/>
          <w:sz w:val="20"/>
          <w:szCs w:val="20"/>
        </w:rPr>
      </w:pPr>
      <w:r w:rsidRPr="000B3348">
        <w:rPr>
          <w:rFonts w:ascii="Calibri" w:hAnsi="Calibri" w:cs="Calibri"/>
          <w:b/>
          <w:bCs/>
          <w:noProof/>
          <w:sz w:val="20"/>
          <w:szCs w:val="20"/>
        </w:rPr>
        <w:t>RESULTS</w:t>
      </w:r>
    </w:p>
    <w:p w14:paraId="71CB6520" w14:textId="77777777" w:rsidR="003D4A22" w:rsidRPr="000B3348" w:rsidRDefault="003D4A22" w:rsidP="00E26FD8">
      <w:pPr>
        <w:pStyle w:val="NoSpacing"/>
        <w:jc w:val="both"/>
        <w:rPr>
          <w:rFonts w:ascii="Calibri" w:hAnsi="Calibri" w:cs="Calibri"/>
          <w:b/>
          <w:bCs/>
          <w:noProof/>
          <w:sz w:val="20"/>
          <w:szCs w:val="20"/>
        </w:rPr>
      </w:pPr>
    </w:p>
    <w:p w14:paraId="22F36381"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 Simulation experiments and model validation</w:t>
      </w:r>
    </w:p>
    <w:p w14:paraId="6E3D0E79" w14:textId="77777777" w:rsidR="003D4A22" w:rsidRPr="000B3348" w:rsidRDefault="003D4A22" w:rsidP="00E26FD8">
      <w:pPr>
        <w:pStyle w:val="NoSpacing"/>
        <w:jc w:val="both"/>
        <w:rPr>
          <w:rFonts w:ascii="Calibri" w:hAnsi="Calibri" w:cs="Calibri"/>
          <w:noProof/>
          <w:sz w:val="20"/>
          <w:szCs w:val="20"/>
        </w:rPr>
      </w:pPr>
    </w:p>
    <w:p w14:paraId="37612428"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3.1.1 Baseline hemodynamics</w:t>
      </w:r>
    </w:p>
    <w:p w14:paraId="24B4D119" w14:textId="77777777" w:rsidR="003D4A22" w:rsidRPr="000B3348" w:rsidRDefault="003D4A22" w:rsidP="00E26FD8">
      <w:pPr>
        <w:pStyle w:val="NoSpacing"/>
        <w:jc w:val="both"/>
        <w:rPr>
          <w:rFonts w:ascii="Calibri" w:hAnsi="Calibri" w:cs="Calibri"/>
          <w:noProof/>
          <w:sz w:val="20"/>
          <w:szCs w:val="20"/>
        </w:rPr>
      </w:pPr>
    </w:p>
    <w:p w14:paraId="47C67942" w14:textId="7B043B2C"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To validate the hemodynamic baseline state of the model we used published hemodynamic data of Jhaveri</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[17]</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Groves</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[18]</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008F6F74" w:rsidRPr="000B3348">
        <w:rPr>
          <w:rFonts w:ascii="Calibri" w:hAnsi="Calibri" w:cs="Calibri"/>
          <w:noProof/>
          <w:color w:val="000000" w:themeColor="text1"/>
          <w:sz w:val="20"/>
          <w:szCs w:val="20"/>
        </w:rPr>
        <w:t>Kluckow</w:t>
      </w:r>
      <w:r w:rsidR="004471B3" w:rsidRPr="000B3348">
        <w:rPr>
          <w:rFonts w:ascii="Calibri" w:hAnsi="Calibri" w:cs="Calibri"/>
          <w:noProof/>
          <w:color w:val="000000" w:themeColor="text1"/>
          <w:sz w:val="20"/>
          <w:szCs w:val="20"/>
        </w:rPr>
        <w:t xml:space="preserve"> </w:t>
      </w:r>
      <w:r w:rsidR="004471B3" w:rsidRPr="000B3348">
        <w:rPr>
          <w:rFonts w:ascii="Calibri" w:hAnsi="Calibri" w:cs="Calibri"/>
          <w:noProof/>
          <w:color w:val="000000" w:themeColor="text1"/>
          <w:sz w:val="20"/>
          <w:szCs w:val="20"/>
        </w:rPr>
        <w:fldChar w:fldCharType="begin"/>
      </w:r>
      <w:r w:rsidR="00EE7490" w:rsidRPr="000B3348">
        <w:rPr>
          <w:rFonts w:ascii="Calibri" w:hAnsi="Calibri" w:cs="Calibri"/>
          <w:noProof/>
          <w:color w:val="000000" w:themeColor="text1"/>
          <w:sz w:val="20"/>
          <w:szCs w:val="20"/>
        </w:rPr>
        <w:instrText xml:space="preserve"> ADDIN EN.CITE &lt;EndNote&gt;&lt;Cite&gt;&lt;Author&gt;Kluckow&lt;/Author&gt;&lt;Year&gt;2014&lt;/Year&gt;&lt;RecNum&gt;21&lt;/RecNum&gt;&lt;DisplayText&gt;[19]&lt;/DisplayText&gt;&lt;record&gt;&lt;rec-number&gt;21&lt;/rec-number&gt;&lt;foreign-keys&gt;&lt;key app="EN" db-id="55w90zxw4p0f2qe2xtixwtw6t9w909tr0vpa" timestamp="1710967889"&gt;21&lt;/key&gt;&lt;/foreign-keys&gt;&lt;ref-type name="Journal Article"&gt;17&lt;/ref-type&gt;&lt;contributors&gt;&lt;authors&gt;&lt;author&gt;Kluckow, M. R.&lt;/author&gt;&lt;author&gt;Evans, N. J.&lt;/author&gt;&lt;/authors&gt;&lt;/contributors&gt;&lt;auth-address&gt;Royal North Shore Hospital, Sydney, Australia; University of Sydney, Sydney, Australia.&amp;#xD;Royal Prince Alfred Women and Babies Hospital, University of Australia Sydney, Sydney, Australia.&lt;/auth-address&gt;&lt;titles&gt;&lt;title&gt;Superior vena cava flow is a clinically valid measurement in the preterm newborn&lt;/title&gt;&lt;secondary-title&gt;J Am Soc Echocardiogr&lt;/secondary-title&gt;&lt;/titles&gt;&lt;periodical&gt;&lt;full-title&gt;J Am Soc Echocardiogr&lt;/full-title&gt;&lt;/periodical&gt;&lt;pages&gt;794&lt;/pages&gt;&lt;volume&gt;27&lt;/volume&gt;&lt;number&gt;7&lt;/number&gt;&lt;edition&gt;20140503&lt;/edition&gt;&lt;keywords&gt;&lt;keyword&gt;Blood Volume/*physiology&lt;/keyword&gt;&lt;keyword&gt;Blood Volume Determination/*methods&lt;/keyword&gt;&lt;keyword&gt;Female&lt;/keyword&gt;&lt;keyword&gt;Heart Ventricles/*diagnostic imaging&lt;/keyword&gt;&lt;keyword&gt;Humans&lt;/keyword&gt;&lt;keyword&gt;Infant, Newborn/*physiology&lt;/keyword&gt;&lt;keyword&gt;Male&lt;/keyword&gt;&lt;keyword&gt;Ultrasonography&lt;/keyword&gt;&lt;keyword&gt;Vena Cava, Superior/*diagnostic imaging/*physiology&lt;/keyword&gt;&lt;keyword&gt;Ventricular Function, Left/*physiology&lt;/keyword&gt;&lt;/keywords&gt;&lt;dates&gt;&lt;year&gt;2014&lt;/year&gt;&lt;pub-dates&gt;&lt;date&gt;Jul&lt;/date&gt;&lt;/pub-dates&gt;&lt;/dates&gt;&lt;isbn&gt;1097-6795 (Electronic)&amp;#xD;0894-7317 (Linking)&lt;/isbn&gt;&lt;accession-num&gt;24798866&lt;/accession-num&gt;&lt;urls&gt;&lt;related-urls&gt;&lt;url&gt;https://www.ncbi.nlm.nih.gov/pubmed/24798866&lt;/url&gt;&lt;url&gt;https://onlinejase.com/article/S0894-7317(14)00259-4/pdf&lt;/url&gt;&lt;/related-urls&gt;&lt;/urls&gt;&lt;electronic-resource-num&gt;10.1016/j.echo.2014.04.002&lt;/electronic-resource-num&gt;&lt;remote-database-name&gt;Medline&lt;/remote-database-name&gt;&lt;remote-database-provider&gt;NLM&lt;/remote-database-provider&gt;&lt;/record&gt;&lt;/Cite&gt;&lt;/EndNote&gt;</w:instrText>
      </w:r>
      <w:r w:rsidR="004471B3" w:rsidRPr="000B3348">
        <w:rPr>
          <w:rFonts w:ascii="Calibri" w:hAnsi="Calibri" w:cs="Calibri"/>
          <w:noProof/>
          <w:color w:val="000000" w:themeColor="text1"/>
          <w:sz w:val="20"/>
          <w:szCs w:val="20"/>
        </w:rPr>
        <w:fldChar w:fldCharType="separate"/>
      </w:r>
      <w:r w:rsidR="00EE7490" w:rsidRPr="000B3348">
        <w:rPr>
          <w:rFonts w:ascii="Calibri" w:hAnsi="Calibri" w:cs="Calibri"/>
          <w:noProof/>
          <w:color w:val="000000" w:themeColor="text1"/>
          <w:sz w:val="20"/>
          <w:szCs w:val="20"/>
        </w:rPr>
        <w:t>[19]</w:t>
      </w:r>
      <w:r w:rsidR="004471B3" w:rsidRPr="000B3348">
        <w:rPr>
          <w:rFonts w:ascii="Calibri" w:hAnsi="Calibri" w:cs="Calibri"/>
          <w:noProof/>
          <w:color w:val="000000" w:themeColor="text1"/>
          <w:sz w:val="20"/>
          <w:szCs w:val="20"/>
        </w:rPr>
        <w:fldChar w:fldCharType="end"/>
      </w:r>
      <w:r w:rsidR="004471B3" w:rsidRPr="000B3348">
        <w:rPr>
          <w:rFonts w:ascii="Calibri" w:hAnsi="Calibri" w:cs="Calibri"/>
          <w:noProof/>
          <w:color w:val="000000" w:themeColor="text1"/>
          <w:sz w:val="20"/>
          <w:szCs w:val="20"/>
        </w:rPr>
        <w:t>,</w:t>
      </w:r>
      <w:r w:rsidR="004471B3" w:rsidRPr="000B3348">
        <w:rPr>
          <w:rFonts w:ascii="Calibri" w:hAnsi="Calibri" w:cs="Calibri"/>
          <w:b/>
          <w:bCs/>
          <w:noProof/>
          <w:color w:val="EE0000"/>
          <w:sz w:val="20"/>
          <w:szCs w:val="20"/>
        </w:rPr>
        <w:t xml:space="preserve"> </w:t>
      </w:r>
      <w:r w:rsidRPr="000B3348">
        <w:rPr>
          <w:rFonts w:ascii="Calibri" w:hAnsi="Calibri" w:cs="Calibri"/>
          <w:noProof/>
          <w:sz w:val="20"/>
          <w:szCs w:val="20"/>
        </w:rPr>
        <w:t>and Zadelhoff</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[20]</w:t>
      </w:r>
      <w:r w:rsidR="004471B3" w:rsidRPr="000B3348">
        <w:rPr>
          <w:rFonts w:ascii="Calibri" w:hAnsi="Calibri" w:cs="Calibri"/>
          <w:noProof/>
          <w:sz w:val="20"/>
          <w:szCs w:val="20"/>
        </w:rPr>
        <w:fldChar w:fldCharType="end"/>
      </w:r>
      <w:r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These papers provide relevant hemodynamic data of normal full-term neonates and are in acceptable agreement with each other. Table 2 lists the reported hemodynamic data and the simulated results. Reported simulation results are end-expiratory, at an intrathoracic pressure of -3.5 mm Hg.</w:t>
      </w:r>
    </w:p>
    <w:p w14:paraId="2426B644" w14:textId="77777777" w:rsidR="003D4A22" w:rsidRPr="000B3348" w:rsidRDefault="003D4A22" w:rsidP="00E26FD8">
      <w:pPr>
        <w:pStyle w:val="NoSpacing"/>
        <w:jc w:val="both"/>
        <w:rPr>
          <w:rFonts w:ascii="Calibri" w:hAnsi="Calibri" w:cs="Calibri"/>
          <w:noProof/>
          <w:sz w:val="20"/>
          <w:szCs w:val="20"/>
        </w:rPr>
      </w:pPr>
    </w:p>
    <w:tbl>
      <w:tblPr>
        <w:tblStyle w:val="TableGrid"/>
        <w:tblW w:w="9062" w:type="dxa"/>
        <w:tblLook w:val="04A0" w:firstRow="1" w:lastRow="0" w:firstColumn="1" w:lastColumn="0" w:noHBand="0" w:noVBand="1"/>
      </w:tblPr>
      <w:tblGrid>
        <w:gridCol w:w="1228"/>
        <w:gridCol w:w="1335"/>
        <w:gridCol w:w="1425"/>
        <w:gridCol w:w="1366"/>
        <w:gridCol w:w="1698"/>
        <w:gridCol w:w="2010"/>
      </w:tblGrid>
      <w:tr w:rsidR="001D6ADF" w:rsidRPr="000B3348" w14:paraId="4C356C14" w14:textId="77777777" w:rsidTr="005E3F4F">
        <w:trPr>
          <w:trHeight w:val="427"/>
        </w:trPr>
        <w:tc>
          <w:tcPr>
            <w:tcW w:w="1228" w:type="dxa"/>
            <w:vAlign w:val="center"/>
          </w:tcPr>
          <w:p w14:paraId="7C2B07A5" w14:textId="77777777" w:rsidR="001D6ADF" w:rsidRPr="000B3348" w:rsidRDefault="001D6ADF" w:rsidP="00E26FD8">
            <w:pPr>
              <w:pStyle w:val="NoSpacing"/>
              <w:spacing w:before="0"/>
              <w:jc w:val="both"/>
              <w:rPr>
                <w:rFonts w:ascii="Calibri" w:hAnsi="Calibri" w:cs="Calibri"/>
                <w:noProof/>
                <w:sz w:val="20"/>
                <w:szCs w:val="20"/>
                <w:lang w:val="en-US"/>
              </w:rPr>
            </w:pPr>
          </w:p>
        </w:tc>
        <w:tc>
          <w:tcPr>
            <w:tcW w:w="5824" w:type="dxa"/>
            <w:gridSpan w:val="4"/>
            <w:vAlign w:val="center"/>
          </w:tcPr>
          <w:p w14:paraId="0C9B6B16" w14:textId="77777777" w:rsidR="001D6ADF" w:rsidRPr="000B3348" w:rsidRDefault="001D6ADF"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2010" w:type="dxa"/>
            <w:vAlign w:val="center"/>
          </w:tcPr>
          <w:p w14:paraId="4167F52C" w14:textId="77777777" w:rsidR="001D6ADF" w:rsidRPr="000B3348" w:rsidRDefault="001D6ADF"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Simulation results</w:t>
            </w:r>
          </w:p>
        </w:tc>
      </w:tr>
      <w:tr w:rsidR="003D4A22" w:rsidRPr="000B3348" w14:paraId="58055486" w14:textId="77777777" w:rsidTr="001D6ADF">
        <w:trPr>
          <w:trHeight w:val="282"/>
        </w:trPr>
        <w:tc>
          <w:tcPr>
            <w:tcW w:w="1228" w:type="dxa"/>
            <w:vAlign w:val="center"/>
          </w:tcPr>
          <w:p w14:paraId="388025F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35" w:type="dxa"/>
            <w:vAlign w:val="center"/>
          </w:tcPr>
          <w:p w14:paraId="273D4162" w14:textId="60DDD8E6"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Jhaveri</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[17]</w:t>
            </w:r>
            <w:r w:rsidR="004471B3" w:rsidRPr="000B3348">
              <w:rPr>
                <w:rFonts w:ascii="Calibri" w:hAnsi="Calibri" w:cs="Calibri"/>
                <w:b/>
                <w:bCs/>
                <w:noProof/>
                <w:sz w:val="20"/>
                <w:szCs w:val="20"/>
              </w:rPr>
              <w:fldChar w:fldCharType="end"/>
            </w:r>
          </w:p>
        </w:tc>
        <w:tc>
          <w:tcPr>
            <w:tcW w:w="1425" w:type="dxa"/>
            <w:vAlign w:val="center"/>
          </w:tcPr>
          <w:p w14:paraId="74021F78" w14:textId="0755DB63"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Groves</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[18]</w:t>
            </w:r>
            <w:r w:rsidR="004471B3" w:rsidRPr="000B3348">
              <w:rPr>
                <w:rFonts w:ascii="Calibri" w:hAnsi="Calibri" w:cs="Calibri"/>
                <w:b/>
                <w:bCs/>
                <w:noProof/>
                <w:sz w:val="20"/>
                <w:szCs w:val="20"/>
              </w:rPr>
              <w:fldChar w:fldCharType="end"/>
            </w:r>
          </w:p>
        </w:tc>
        <w:tc>
          <w:tcPr>
            <w:tcW w:w="1366" w:type="dxa"/>
            <w:vAlign w:val="center"/>
          </w:tcPr>
          <w:p w14:paraId="107E3AC1" w14:textId="362191B1"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Kluckow</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r>
            <w:r w:rsidR="00EE7490" w:rsidRPr="000B3348">
              <w:rPr>
                <w:rFonts w:ascii="Calibri" w:hAnsi="Calibri" w:cs="Calibri"/>
                <w:b/>
                <w:bCs/>
                <w:noProof/>
                <w:sz w:val="20"/>
                <w:szCs w:val="20"/>
              </w:rPr>
              <w:instrText xml:space="preserve"> ADDIN EN.CITE &lt;EndNote&gt;&lt;Cite&gt;&lt;Author&gt;Kluckow&lt;/Author&gt;&lt;Year&gt;2014&lt;/Year&gt;&lt;RecNum&gt;21&lt;/RecNum&gt;&lt;DisplayText&gt;[19]&lt;/DisplayText&gt;&lt;record&gt;&lt;rec-number&gt;21&lt;/rec-number&gt;&lt;foreign-keys&gt;&lt;key app="EN" db-id="55w90zxw4p0f2qe2xtixwtw6t9w909tr0vpa" timestamp="1710967889"&gt;21&lt;/key&gt;&lt;/foreign-keys&gt;&lt;ref-type name="Journal Article"&gt;17&lt;/ref-type&gt;&lt;contributors&gt;&lt;authors&gt;&lt;author&gt;Kluckow, M. R.&lt;/author&gt;&lt;author&gt;Evans, N. J.&lt;/author&gt;&lt;/authors&gt;&lt;/contributors&gt;&lt;auth-address&gt;Royal North Shore Hospital, Sydney, Australia; University of Sydney, Sydney, Australia.&amp;#xD;Royal Prince Alfred Women and Babies Hospital, University of Australia Sydney, Sydney, Australia.&lt;/auth-address&gt;&lt;titles&gt;&lt;title&gt;Superior vena cava flow is a clinically valid measurement in the preterm newborn&lt;/title&gt;&lt;secondary-title&gt;J Am Soc Echocardiogr&lt;/secondary-title&gt;&lt;/titles&gt;&lt;periodical&gt;&lt;full-title&gt;J Am Soc Echocardiogr&lt;/full-title&gt;&lt;/periodical&gt;&lt;pages&gt;794&lt;/pages&gt;&lt;volume&gt;27&lt;/volume&gt;&lt;number&gt;7&lt;/number&gt;&lt;edition&gt;20140503&lt;/edition&gt;&lt;keywords&gt;&lt;keyword&gt;Blood Volume/*physiology&lt;/keyword&gt;&lt;keyword&gt;Blood Volume Determination/*methods&lt;/keyword&gt;&lt;keyword&gt;Female&lt;/keyword&gt;&lt;keyword&gt;Heart Ventricles/*diagnostic imaging&lt;/keyword&gt;&lt;keyword&gt;Humans&lt;/keyword&gt;&lt;keyword&gt;Infant, Newborn/*physiology&lt;/keyword&gt;&lt;keyword&gt;Male&lt;/keyword&gt;&lt;keyword&gt;Ultrasonography&lt;/keyword&gt;&lt;keyword&gt;Vena Cava, Superior/*diagnostic imaging/*physiology&lt;/keyword&gt;&lt;keyword&gt;Ventricular Function, Left/*physiology&lt;/keyword&gt;&lt;/keywords&gt;&lt;dates&gt;&lt;year&gt;2014&lt;/year&gt;&lt;pub-dates&gt;&lt;date&gt;Jul&lt;/date&gt;&lt;/pub-dates&gt;&lt;/dates&gt;&lt;isbn&gt;1097-6795 (Electronic)&amp;#xD;0894-7317 (Linking)&lt;/isbn&gt;&lt;accession-num&gt;24798866&lt;/accession-num&gt;&lt;urls&gt;&lt;related-urls&gt;&lt;url&gt;https://www.ncbi.nlm.nih.gov/pubmed/24798866&lt;/url&gt;&lt;url&gt;https://onlinejase.com/article/S0894-7317(14)00259-4/pdf&lt;/url&gt;&lt;/related-urls&gt;&lt;/urls&gt;&lt;electronic-resource-num&gt;10.1016/j.echo.2014.04.002&lt;/electronic-resource-num&gt;&lt;remote-database-name&gt;Medline&lt;/remote-database-name&gt;&lt;remote-database-provider&gt;NLM&lt;/remote-database-provider&gt;&lt;/record&gt;&lt;/Cite&gt;&lt;/EndNote&gt;</w:instrText>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[19]</w:t>
            </w:r>
            <w:r w:rsidR="004471B3" w:rsidRPr="000B3348">
              <w:rPr>
                <w:rFonts w:ascii="Calibri" w:hAnsi="Calibri" w:cs="Calibri"/>
                <w:b/>
                <w:bCs/>
                <w:noProof/>
                <w:sz w:val="20"/>
                <w:szCs w:val="20"/>
              </w:rPr>
              <w:fldChar w:fldCharType="end"/>
            </w:r>
          </w:p>
        </w:tc>
        <w:tc>
          <w:tcPr>
            <w:tcW w:w="1698" w:type="dxa"/>
            <w:vAlign w:val="center"/>
          </w:tcPr>
          <w:p w14:paraId="55A0B0D7" w14:textId="75008A80"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Zadelhoff</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[20]</w:t>
            </w:r>
            <w:r w:rsidR="004471B3" w:rsidRPr="000B3348">
              <w:rPr>
                <w:rFonts w:ascii="Calibri" w:hAnsi="Calibri" w:cs="Calibri"/>
                <w:b/>
                <w:bCs/>
                <w:noProof/>
                <w:sz w:val="20"/>
                <w:szCs w:val="20"/>
              </w:rPr>
              <w:fldChar w:fldCharType="end"/>
            </w:r>
          </w:p>
        </w:tc>
        <w:tc>
          <w:tcPr>
            <w:tcW w:w="2010" w:type="dxa"/>
            <w:vAlign w:val="center"/>
          </w:tcPr>
          <w:p w14:paraId="10AD00D3" w14:textId="39419452" w:rsidR="003D4A22" w:rsidRPr="000B3348" w:rsidRDefault="009C1FD8"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EXPLAIN</w:t>
            </w:r>
          </w:p>
        </w:tc>
      </w:tr>
      <w:tr w:rsidR="003D4A22" w:rsidRPr="000B3348" w14:paraId="722DB6A7" w14:textId="77777777" w:rsidTr="001D6ADF">
        <w:trPr>
          <w:trHeight w:val="282"/>
        </w:trPr>
        <w:tc>
          <w:tcPr>
            <w:tcW w:w="1228" w:type="dxa"/>
            <w:vAlign w:val="center"/>
          </w:tcPr>
          <w:p w14:paraId="5F888985"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HR</w:t>
            </w:r>
          </w:p>
        </w:tc>
        <w:tc>
          <w:tcPr>
            <w:tcW w:w="1335" w:type="dxa"/>
            <w:vAlign w:val="center"/>
          </w:tcPr>
          <w:p w14:paraId="1410A24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100.3 +/- 9.8</w:t>
            </w:r>
          </w:p>
        </w:tc>
        <w:tc>
          <w:tcPr>
            <w:tcW w:w="1425" w:type="dxa"/>
            <w:vAlign w:val="center"/>
          </w:tcPr>
          <w:p w14:paraId="5D2EA4B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142 +/- 17.1</w:t>
            </w:r>
          </w:p>
        </w:tc>
        <w:tc>
          <w:tcPr>
            <w:tcW w:w="1366" w:type="dxa"/>
            <w:vAlign w:val="center"/>
          </w:tcPr>
          <w:p w14:paraId="61728E72"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2CF969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70CFE26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118</w:t>
            </w:r>
          </w:p>
        </w:tc>
      </w:tr>
      <w:tr w:rsidR="003D4A22" w:rsidRPr="000B3348" w14:paraId="2AA57168" w14:textId="77777777" w:rsidTr="001D6ADF">
        <w:trPr>
          <w:trHeight w:val="282"/>
        </w:trPr>
        <w:tc>
          <w:tcPr>
            <w:tcW w:w="1228" w:type="dxa"/>
            <w:vAlign w:val="center"/>
          </w:tcPr>
          <w:p w14:paraId="5EC513A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LVEDV</w:t>
            </w:r>
          </w:p>
        </w:tc>
        <w:tc>
          <w:tcPr>
            <w:tcW w:w="1335" w:type="dxa"/>
            <w:vAlign w:val="center"/>
          </w:tcPr>
          <w:p w14:paraId="498F2E8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2.5 +/- 0.3</w:t>
            </w:r>
          </w:p>
        </w:tc>
        <w:tc>
          <w:tcPr>
            <w:tcW w:w="1425" w:type="dxa"/>
            <w:vAlign w:val="center"/>
          </w:tcPr>
          <w:p w14:paraId="14F7DFF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2.51 +/- 0.40</w:t>
            </w:r>
          </w:p>
        </w:tc>
        <w:tc>
          <w:tcPr>
            <w:tcW w:w="1366" w:type="dxa"/>
            <w:vAlign w:val="center"/>
          </w:tcPr>
          <w:p w14:paraId="0458873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5347F31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0A45965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2.6</w:t>
            </w:r>
          </w:p>
        </w:tc>
      </w:tr>
      <w:tr w:rsidR="003D4A22" w:rsidRPr="000B3348" w14:paraId="519E3A61" w14:textId="77777777" w:rsidTr="001D6ADF">
        <w:trPr>
          <w:trHeight w:val="282"/>
        </w:trPr>
        <w:tc>
          <w:tcPr>
            <w:tcW w:w="1228" w:type="dxa"/>
            <w:vAlign w:val="center"/>
          </w:tcPr>
          <w:p w14:paraId="27FC688B"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LVESV</w:t>
            </w:r>
          </w:p>
        </w:tc>
        <w:tc>
          <w:tcPr>
            <w:tcW w:w="1335" w:type="dxa"/>
            <w:vAlign w:val="center"/>
          </w:tcPr>
          <w:p w14:paraId="1943541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 +/- 0.2</w:t>
            </w:r>
          </w:p>
        </w:tc>
        <w:tc>
          <w:tcPr>
            <w:tcW w:w="1425" w:type="dxa"/>
            <w:vAlign w:val="center"/>
          </w:tcPr>
          <w:p w14:paraId="46FDEE0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0.78 +/- 0.21</w:t>
            </w:r>
          </w:p>
        </w:tc>
        <w:tc>
          <w:tcPr>
            <w:tcW w:w="1366" w:type="dxa"/>
            <w:vAlign w:val="center"/>
          </w:tcPr>
          <w:p w14:paraId="16A0EC5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36988E9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15A40D4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w:t>
            </w:r>
          </w:p>
        </w:tc>
      </w:tr>
      <w:tr w:rsidR="003D4A22" w:rsidRPr="000B3348" w14:paraId="4AD66CDA" w14:textId="77777777" w:rsidTr="001D6ADF">
        <w:trPr>
          <w:trHeight w:val="282"/>
        </w:trPr>
        <w:tc>
          <w:tcPr>
            <w:tcW w:w="1228" w:type="dxa"/>
            <w:vAlign w:val="center"/>
          </w:tcPr>
          <w:p w14:paraId="3E32700F"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LVSV</w:t>
            </w:r>
          </w:p>
        </w:tc>
        <w:tc>
          <w:tcPr>
            <w:tcW w:w="1335" w:type="dxa"/>
            <w:vAlign w:val="center"/>
          </w:tcPr>
          <w:p w14:paraId="3001BA9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 +/- 0.1</w:t>
            </w:r>
          </w:p>
        </w:tc>
        <w:tc>
          <w:tcPr>
            <w:tcW w:w="1425" w:type="dxa"/>
            <w:vAlign w:val="center"/>
          </w:tcPr>
          <w:p w14:paraId="4D6086E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1.73 +/- 0.28</w:t>
            </w:r>
          </w:p>
        </w:tc>
        <w:tc>
          <w:tcPr>
            <w:tcW w:w="1366" w:type="dxa"/>
            <w:vAlign w:val="center"/>
          </w:tcPr>
          <w:p w14:paraId="0B242769"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508924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34E185C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35E7938B" w14:textId="77777777" w:rsidTr="001D6ADF">
        <w:trPr>
          <w:trHeight w:val="282"/>
        </w:trPr>
        <w:tc>
          <w:tcPr>
            <w:tcW w:w="1228" w:type="dxa"/>
            <w:vAlign w:val="center"/>
          </w:tcPr>
          <w:p w14:paraId="1F1AB233" w14:textId="16E591EA"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w:t>
            </w:r>
          </w:p>
        </w:tc>
        <w:tc>
          <w:tcPr>
            <w:tcW w:w="1335" w:type="dxa"/>
            <w:vAlign w:val="center"/>
          </w:tcPr>
          <w:p w14:paraId="5E33218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177 +/- 25</w:t>
            </w:r>
          </w:p>
        </w:tc>
        <w:tc>
          <w:tcPr>
            <w:tcW w:w="1425" w:type="dxa"/>
            <w:vAlign w:val="center"/>
          </w:tcPr>
          <w:p w14:paraId="6A9ADB9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245 +/- 47.1</w:t>
            </w:r>
          </w:p>
        </w:tc>
        <w:tc>
          <w:tcPr>
            <w:tcW w:w="1366" w:type="dxa"/>
            <w:vAlign w:val="center"/>
          </w:tcPr>
          <w:p w14:paraId="51E700A1"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260FF2F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4CE986D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w:t>
            </w:r>
          </w:p>
        </w:tc>
      </w:tr>
      <w:tr w:rsidR="003D4A22" w:rsidRPr="000B3348" w14:paraId="3B05291A" w14:textId="77777777" w:rsidTr="001D6ADF">
        <w:trPr>
          <w:trHeight w:val="282"/>
        </w:trPr>
        <w:tc>
          <w:tcPr>
            <w:tcW w:w="1228" w:type="dxa"/>
            <w:vAlign w:val="center"/>
          </w:tcPr>
          <w:p w14:paraId="10140B5F"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RVEDV</w:t>
            </w:r>
          </w:p>
        </w:tc>
        <w:tc>
          <w:tcPr>
            <w:tcW w:w="1335" w:type="dxa"/>
            <w:vAlign w:val="center"/>
          </w:tcPr>
          <w:p w14:paraId="6C05071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3.1 +/- 0.3</w:t>
            </w:r>
          </w:p>
        </w:tc>
        <w:tc>
          <w:tcPr>
            <w:tcW w:w="1425" w:type="dxa"/>
            <w:vAlign w:val="center"/>
          </w:tcPr>
          <w:p w14:paraId="17EEC7F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3E792B50"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497F6FD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38F21B1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3.2</w:t>
            </w:r>
          </w:p>
        </w:tc>
      </w:tr>
      <w:tr w:rsidR="003D4A22" w:rsidRPr="000B3348" w14:paraId="53FD5BF6" w14:textId="77777777" w:rsidTr="001D6ADF">
        <w:trPr>
          <w:trHeight w:val="282"/>
        </w:trPr>
        <w:tc>
          <w:tcPr>
            <w:tcW w:w="1228" w:type="dxa"/>
            <w:vAlign w:val="center"/>
          </w:tcPr>
          <w:p w14:paraId="5006A0B0"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RVESV</w:t>
            </w:r>
          </w:p>
        </w:tc>
        <w:tc>
          <w:tcPr>
            <w:tcW w:w="1335" w:type="dxa"/>
            <w:vAlign w:val="center"/>
          </w:tcPr>
          <w:p w14:paraId="294F5C6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 +/- 0.2</w:t>
            </w:r>
          </w:p>
        </w:tc>
        <w:tc>
          <w:tcPr>
            <w:tcW w:w="1425" w:type="dxa"/>
            <w:vAlign w:val="center"/>
          </w:tcPr>
          <w:p w14:paraId="6498947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4C836F4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69516B9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73991D1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3F8EEB15" w14:textId="77777777" w:rsidTr="001D6ADF">
        <w:trPr>
          <w:trHeight w:val="282"/>
        </w:trPr>
        <w:tc>
          <w:tcPr>
            <w:tcW w:w="1228" w:type="dxa"/>
            <w:vAlign w:val="center"/>
          </w:tcPr>
          <w:p w14:paraId="39BDC229"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RVSV</w:t>
            </w:r>
          </w:p>
        </w:tc>
        <w:tc>
          <w:tcPr>
            <w:tcW w:w="1335" w:type="dxa"/>
            <w:vAlign w:val="center"/>
          </w:tcPr>
          <w:p w14:paraId="3FCE77E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 +/- 0.2</w:t>
            </w:r>
          </w:p>
        </w:tc>
        <w:tc>
          <w:tcPr>
            <w:tcW w:w="1425" w:type="dxa"/>
            <w:vAlign w:val="center"/>
          </w:tcPr>
          <w:p w14:paraId="6EDAF76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615197AF"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1235050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170F432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63282FC4" w14:textId="77777777" w:rsidTr="001D6ADF">
        <w:trPr>
          <w:trHeight w:val="282"/>
        </w:trPr>
        <w:tc>
          <w:tcPr>
            <w:tcW w:w="1228" w:type="dxa"/>
            <w:vAlign w:val="center"/>
          </w:tcPr>
          <w:p w14:paraId="68DD50E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RVO</w:t>
            </w:r>
          </w:p>
        </w:tc>
        <w:tc>
          <w:tcPr>
            <w:tcW w:w="1335" w:type="dxa"/>
            <w:vAlign w:val="center"/>
          </w:tcPr>
          <w:p w14:paraId="0D75AAA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 +/- 30</w:t>
            </w:r>
          </w:p>
        </w:tc>
        <w:tc>
          <w:tcPr>
            <w:tcW w:w="1425" w:type="dxa"/>
            <w:vAlign w:val="center"/>
          </w:tcPr>
          <w:p w14:paraId="762172E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7C411F3D"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695870F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00F21BF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w:t>
            </w:r>
          </w:p>
        </w:tc>
      </w:tr>
      <w:tr w:rsidR="003D4A22" w:rsidRPr="000B3348" w14:paraId="12C8246D" w14:textId="77777777" w:rsidTr="001D6ADF">
        <w:trPr>
          <w:trHeight w:val="282"/>
        </w:trPr>
        <w:tc>
          <w:tcPr>
            <w:tcW w:w="1228" w:type="dxa"/>
            <w:vAlign w:val="center"/>
          </w:tcPr>
          <w:p w14:paraId="17BD6C44"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fSVC</w:t>
            </w:r>
          </w:p>
        </w:tc>
        <w:tc>
          <w:tcPr>
            <w:tcW w:w="1335" w:type="dxa"/>
            <w:vAlign w:val="center"/>
          </w:tcPr>
          <w:p w14:paraId="58EF278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69CC09B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95 +/- 27.0</w:t>
            </w:r>
          </w:p>
        </w:tc>
        <w:tc>
          <w:tcPr>
            <w:tcW w:w="1366" w:type="dxa"/>
            <w:vAlign w:val="center"/>
          </w:tcPr>
          <w:p w14:paraId="539D504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76 (34-143)</w:t>
            </w:r>
          </w:p>
        </w:tc>
        <w:tc>
          <w:tcPr>
            <w:tcW w:w="1698" w:type="dxa"/>
            <w:vAlign w:val="center"/>
          </w:tcPr>
          <w:p w14:paraId="551D805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67D2886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76</w:t>
            </w:r>
          </w:p>
        </w:tc>
      </w:tr>
      <w:tr w:rsidR="003D4A22" w:rsidRPr="000B3348" w14:paraId="60224CA1" w14:textId="77777777" w:rsidTr="001D6ADF">
        <w:trPr>
          <w:trHeight w:val="282"/>
        </w:trPr>
        <w:tc>
          <w:tcPr>
            <w:tcW w:w="1228" w:type="dxa"/>
            <w:vAlign w:val="center"/>
          </w:tcPr>
          <w:p w14:paraId="232A1BE0"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ABPs</w:t>
            </w:r>
          </w:p>
        </w:tc>
        <w:tc>
          <w:tcPr>
            <w:tcW w:w="1335" w:type="dxa"/>
            <w:vAlign w:val="center"/>
          </w:tcPr>
          <w:p w14:paraId="217C35A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3522C98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66" w:type="dxa"/>
            <w:vAlign w:val="center"/>
          </w:tcPr>
          <w:p w14:paraId="129AA1BB" w14:textId="77777777" w:rsidR="003D4A22" w:rsidRPr="000B3348" w:rsidRDefault="003D4A22" w:rsidP="00E26FD8">
            <w:pPr>
              <w:pStyle w:val="NoSpacing"/>
              <w:tabs>
                <w:tab w:val="center" w:pos="884"/>
              </w:tabs>
              <w:spacing w:before="0"/>
              <w:jc w:val="both"/>
              <w:rPr>
                <w:rFonts w:ascii="Calibri" w:hAnsi="Calibri" w:cs="Calibri"/>
                <w:noProof/>
                <w:sz w:val="20"/>
                <w:szCs w:val="20"/>
                <w:lang w:val="en-US"/>
              </w:rPr>
            </w:pPr>
          </w:p>
        </w:tc>
        <w:tc>
          <w:tcPr>
            <w:tcW w:w="1698" w:type="dxa"/>
            <w:vAlign w:val="center"/>
          </w:tcPr>
          <w:p w14:paraId="513B3A4E" w14:textId="71329E4E" w:rsidR="003D4A22" w:rsidRPr="000B3348" w:rsidRDefault="003D4A22" w:rsidP="00E26FD8">
            <w:pPr>
              <w:pStyle w:val="NoSpacing"/>
              <w:tabs>
                <w:tab w:val="center" w:pos="884"/>
              </w:tabs>
              <w:spacing w:before="0"/>
              <w:jc w:val="both"/>
              <w:rPr>
                <w:rFonts w:ascii="Calibri" w:hAnsi="Calibri" w:cs="Calibri"/>
                <w:noProof/>
                <w:sz w:val="20"/>
                <w:szCs w:val="20"/>
                <w:lang w:val="en-US"/>
              </w:rPr>
            </w:pPr>
            <w:r w:rsidRPr="000B3348">
              <w:rPr>
                <w:rFonts w:ascii="Calibri" w:hAnsi="Calibri" w:cs="Calibri"/>
                <w:noProof/>
                <w:sz w:val="20"/>
                <w:szCs w:val="20"/>
                <w:lang w:val="en-US"/>
              </w:rPr>
              <w:t>6</w:t>
            </w:r>
            <w:r w:rsidR="00230AED" w:rsidRPr="000B3348">
              <w:rPr>
                <w:rFonts w:ascii="Calibri" w:hAnsi="Calibri" w:cs="Calibri"/>
                <w:noProof/>
                <w:sz w:val="20"/>
                <w:szCs w:val="20"/>
                <w:lang w:val="en-US"/>
              </w:rPr>
              <w:t>7</w:t>
            </w:r>
          </w:p>
        </w:tc>
        <w:tc>
          <w:tcPr>
            <w:tcW w:w="2010" w:type="dxa"/>
            <w:vAlign w:val="center"/>
          </w:tcPr>
          <w:p w14:paraId="6838A51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70</w:t>
            </w:r>
          </w:p>
        </w:tc>
      </w:tr>
      <w:tr w:rsidR="003D4A22" w:rsidRPr="000B3348" w14:paraId="4F3EC6AB" w14:textId="77777777" w:rsidTr="001D6ADF">
        <w:trPr>
          <w:trHeight w:val="282"/>
        </w:trPr>
        <w:tc>
          <w:tcPr>
            <w:tcW w:w="1228" w:type="dxa"/>
            <w:vAlign w:val="center"/>
          </w:tcPr>
          <w:p w14:paraId="1EE29E32"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ABPd</w:t>
            </w:r>
          </w:p>
        </w:tc>
        <w:tc>
          <w:tcPr>
            <w:tcW w:w="1335" w:type="dxa"/>
            <w:vAlign w:val="center"/>
          </w:tcPr>
          <w:p w14:paraId="76DBB89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66460758"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66" w:type="dxa"/>
            <w:vAlign w:val="center"/>
          </w:tcPr>
          <w:p w14:paraId="2794B088"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E452B0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42</w:t>
            </w:r>
          </w:p>
        </w:tc>
        <w:tc>
          <w:tcPr>
            <w:tcW w:w="2010" w:type="dxa"/>
            <w:vAlign w:val="center"/>
          </w:tcPr>
          <w:p w14:paraId="0E9041F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45</w:t>
            </w:r>
          </w:p>
        </w:tc>
      </w:tr>
    </w:tbl>
    <w:p w14:paraId="36585B39" w14:textId="4FFC7F33"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2.</w:t>
      </w:r>
      <w:r w:rsidRPr="000B3348">
        <w:rPr>
          <w:rFonts w:ascii="Calibri" w:hAnsi="Calibri" w:cs="Calibri"/>
          <w:noProof/>
          <w:sz w:val="16"/>
          <w:szCs w:val="16"/>
        </w:rPr>
        <w:t xml:space="preserve"> Target data</w:t>
      </w:r>
      <w:r w:rsidR="00397336" w:rsidRPr="000B3348">
        <w:rPr>
          <w:rFonts w:ascii="Calibri" w:hAnsi="Calibri" w:cs="Calibri"/>
          <w:noProof/>
          <w:sz w:val="16"/>
          <w:szCs w:val="16"/>
        </w:rPr>
        <w:t xml:space="preserve"> </w:t>
      </w:r>
      <w:r w:rsidRPr="000B3348">
        <w:rPr>
          <w:rFonts w:ascii="Calibri" w:hAnsi="Calibri" w:cs="Calibri"/>
          <w:noProof/>
          <w:sz w:val="16"/>
          <w:szCs w:val="16"/>
        </w:rPr>
        <w:t>and simulation results for a normal term born neonate of 3.3 kg at an age of 24 hours. HR: heartrate, LVEDV: left ventricular end diastolic volume, LVESV: left ventricular end systolic volume, LVSV: left ventricular stroke volume, LVO: left ventricular output, RVEVD: right ventricular end diastolic volume, RVESV: right ventricular end systolic volume, RVSV: right ventricular stroke volume, fSVC: superior vena cava flow, ABPs: systolic arterial blood pressure, ABPd: diastolic arterial blood pressure.  Volumes in mL, flow rates in mL/min/kg and pressures in mmHg.</w:t>
      </w:r>
    </w:p>
    <w:p w14:paraId="76B07005" w14:textId="77777777" w:rsidR="003D4A22" w:rsidRPr="000B3348" w:rsidRDefault="003D4A22" w:rsidP="00E26FD8">
      <w:pPr>
        <w:pStyle w:val="NoSpacing"/>
        <w:jc w:val="both"/>
        <w:rPr>
          <w:rFonts w:ascii="Calibri" w:hAnsi="Calibri" w:cs="Calibri"/>
          <w:noProof/>
          <w:sz w:val="20"/>
          <w:szCs w:val="20"/>
        </w:rPr>
      </w:pPr>
    </w:p>
    <w:p w14:paraId="69C6799B" w14:textId="74DF094F"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There is a close match of simulation results to target data coming from different sources which measured the parameters using different techniques (echo</w:t>
      </w:r>
      <w:r w:rsidR="00D66674" w:rsidRPr="000B3348">
        <w:rPr>
          <w:rFonts w:ascii="Calibri" w:hAnsi="Calibri" w:cs="Calibri"/>
          <w:noProof/>
          <w:sz w:val="20"/>
          <w:szCs w:val="20"/>
        </w:rPr>
        <w:t>cardiography</w:t>
      </w:r>
      <w:r w:rsidRPr="000B3348">
        <w:rPr>
          <w:rFonts w:ascii="Calibri" w:hAnsi="Calibri" w:cs="Calibri"/>
          <w:noProof/>
          <w:sz w:val="20"/>
          <w:szCs w:val="20"/>
        </w:rPr>
        <w:t xml:space="preserve"> and MRI). Normal values of the resulting blood pressure are reported by many articles, and we used a recent study to validate our data as they report blood pressure over a range of gestational and postnatal ages.</w:t>
      </w:r>
    </w:p>
    <w:p w14:paraId="7E343102" w14:textId="77777777" w:rsidR="003D4A22" w:rsidRPr="000B3348" w:rsidRDefault="003D4A22" w:rsidP="00E26FD8">
      <w:pPr>
        <w:pStyle w:val="NoSpacing"/>
        <w:jc w:val="both"/>
        <w:rPr>
          <w:rFonts w:ascii="Calibri" w:hAnsi="Calibri" w:cs="Calibri"/>
          <w:noProof/>
          <w:sz w:val="20"/>
          <w:szCs w:val="20"/>
        </w:rPr>
      </w:pPr>
    </w:p>
    <w:p w14:paraId="334903AD"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3.1.2 Persistent ductus arteriosus (PDA)</w:t>
      </w:r>
    </w:p>
    <w:p w14:paraId="131ED78C" w14:textId="77777777" w:rsidR="003D4A22" w:rsidRPr="000B3348" w:rsidRDefault="003D4A22" w:rsidP="00E26FD8">
      <w:pPr>
        <w:pStyle w:val="NoSpacing"/>
        <w:jc w:val="both"/>
        <w:rPr>
          <w:rFonts w:ascii="Calibri" w:hAnsi="Calibri" w:cs="Calibri"/>
          <w:noProof/>
          <w:sz w:val="20"/>
          <w:szCs w:val="20"/>
        </w:rPr>
      </w:pPr>
    </w:p>
    <w:p w14:paraId="213FC537" w14:textId="34010E79"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 xml:space="preserve">One of the target clinical scenarios is persistent </w:t>
      </w:r>
      <w:r w:rsidR="00D55783" w:rsidRPr="000B3348">
        <w:rPr>
          <w:rFonts w:ascii="Calibri" w:hAnsi="Calibri" w:cs="Calibri"/>
          <w:noProof/>
          <w:sz w:val="20"/>
          <w:szCs w:val="20"/>
        </w:rPr>
        <w:t xml:space="preserve">patent </w:t>
      </w:r>
      <w:r w:rsidRPr="000B3348">
        <w:rPr>
          <w:rFonts w:ascii="Calibri" w:hAnsi="Calibri" w:cs="Calibri"/>
          <w:noProof/>
          <w:sz w:val="20"/>
          <w:szCs w:val="20"/>
        </w:rPr>
        <w:t xml:space="preserve">ductus arteriosus (PDA). Bischoff et al. </w:t>
      </w:r>
      <w:r w:rsidR="004471B3" w:rsidRPr="000B3348">
        <w:rPr>
          <w:rFonts w:ascii="Calibri" w:hAnsi="Calibri" w:cs="Calibri"/>
          <w:noProof/>
          <w:sz w:val="20"/>
          <w:szCs w:val="20"/>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[21]</w:t>
      </w:r>
      <w:r w:rsidR="004471B3" w:rsidRPr="000B3348">
        <w:rPr>
          <w:rFonts w:ascii="Calibri" w:hAnsi="Calibri" w:cs="Calibri"/>
          <w:noProof/>
          <w:sz w:val="20"/>
          <w:szCs w:val="20"/>
        </w:rPr>
        <w:fldChar w:fldCharType="end"/>
      </w:r>
      <w:r w:rsidRPr="000B3348">
        <w:rPr>
          <w:rFonts w:ascii="Calibri" w:hAnsi="Calibri" w:cs="Calibri"/>
          <w:noProof/>
          <w:color w:val="EE0000"/>
          <w:sz w:val="20"/>
          <w:szCs w:val="20"/>
        </w:rPr>
        <w:t xml:space="preserve"> </w:t>
      </w:r>
      <w:r w:rsidRPr="000B3348">
        <w:rPr>
          <w:rFonts w:ascii="Calibri" w:hAnsi="Calibri" w:cs="Calibri"/>
          <w:noProof/>
          <w:sz w:val="20"/>
          <w:szCs w:val="20"/>
        </w:rPr>
        <w:t xml:space="preserve">provide detailed neonatal hemodynamic data, making PDA a suitable validation case. Table 3 summarizes the effects of absent, bidirectional, and significant left-to-right shunting on left ventricular output (LVO), right ventricular output (RVO), superior vena cava flow (SVCF), and the LVO/RVO ratio. EXPLAIN’s model parameters were rescaled to match the baseline premature infant physiology reported by Bischoff et al. by adjusting blood volume, unstressed volumes, elastances, and resistances proportional to weight, with minor additional tuning of arterial resistances. A bidirectional shunt (≥10% right-to-left time) was obtained by modifying pulmonary vascular resistance and elastance at a ductus diameter of 2.2 mm. A hemodynamically significant left-to-right shunt (100% left-to-right) was created by lowering pulmonary vascular resistance to achieve an LVO/RVO ratio of 1.55. Simulations used active circulatory control, a small foramen ovale, and end-expiratory conditions at −3.5 mmHg intrathoracic pressure. For a more qualitative validation of model waveform output, Doppler flow velocity target data for non-restrictive and restrictive LtR </w:t>
      </w:r>
      <w:r w:rsidR="00D55783" w:rsidRPr="000B3348">
        <w:rPr>
          <w:rFonts w:ascii="Calibri" w:hAnsi="Calibri" w:cs="Calibri"/>
          <w:noProof/>
          <w:sz w:val="20"/>
          <w:szCs w:val="20"/>
        </w:rPr>
        <w:t xml:space="preserve">transductal blood </w:t>
      </w:r>
      <w:r w:rsidRPr="000B3348">
        <w:rPr>
          <w:rFonts w:ascii="Calibri" w:hAnsi="Calibri" w:cs="Calibri"/>
          <w:noProof/>
          <w:sz w:val="20"/>
          <w:szCs w:val="20"/>
        </w:rPr>
        <w:t xml:space="preserve">flow, and for bi-directional </w:t>
      </w:r>
      <w:r w:rsidR="00D55783" w:rsidRPr="000B3348">
        <w:rPr>
          <w:rFonts w:ascii="Calibri" w:hAnsi="Calibri" w:cs="Calibri"/>
          <w:noProof/>
          <w:sz w:val="20"/>
          <w:szCs w:val="20"/>
        </w:rPr>
        <w:t xml:space="preserve">transductal blood </w:t>
      </w:r>
      <w:r w:rsidRPr="000B3348">
        <w:rPr>
          <w:rFonts w:ascii="Calibri" w:hAnsi="Calibri" w:cs="Calibri"/>
          <w:noProof/>
          <w:sz w:val="20"/>
          <w:szCs w:val="20"/>
        </w:rPr>
        <w:t xml:space="preserve">flow are obtained from van Laere et al. </w:t>
      </w:r>
      <w:r w:rsidR="004471B3" w:rsidRPr="000B3348">
        <w:rPr>
          <w:rFonts w:ascii="Calibri" w:hAnsi="Calibri" w:cs="Calibri"/>
          <w:noProof/>
          <w:sz w:val="20"/>
          <w:szCs w:val="20"/>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Simulated instantaneous PDA flow rate f</w:t>
      </w:r>
      <w:r w:rsidR="00C24B09" w:rsidRPr="000B3348">
        <w:rPr>
          <w:rFonts w:ascii="Calibri" w:hAnsi="Calibri" w:cs="Calibri"/>
          <w:noProof/>
          <w:sz w:val="20"/>
          <w:szCs w:val="20"/>
          <w:vertAlign w:val="subscript"/>
        </w:rPr>
        <w:t>DA</w:t>
      </w:r>
      <w:r w:rsidRPr="000B3348">
        <w:rPr>
          <w:rFonts w:ascii="Calibri" w:hAnsi="Calibri" w:cs="Calibri"/>
          <w:noProof/>
          <w:sz w:val="20"/>
          <w:szCs w:val="20"/>
        </w:rPr>
        <w:t xml:space="preserve">(t) in L/s, Fig. 2, is transformed into to a Doppler flow pattern with a </w:t>
      </w:r>
      <w:bookmarkStart w:id="14" w:name="_Hlk98422646"/>
      <w:r w:rsidRPr="000B3348">
        <w:rPr>
          <w:rFonts w:ascii="Calibri" w:hAnsi="Calibri" w:cs="Calibri"/>
          <w:noProof/>
          <w:sz w:val="20"/>
          <w:szCs w:val="20"/>
        </w:rPr>
        <w:t xml:space="preserve">velocity </w:t>
      </w:r>
      <w:bookmarkStart w:id="15" w:name="_Hlk98422204"/>
      <w:r w:rsidRPr="000B3348">
        <w:rPr>
          <w:rFonts w:ascii="Calibri" w:hAnsi="Calibri" w:cs="Calibri"/>
          <w:noProof/>
          <w:sz w:val="20"/>
          <w:szCs w:val="20"/>
        </w:rPr>
        <w:t>v</w:t>
      </w:r>
      <w:r w:rsidRPr="000B3348">
        <w:rPr>
          <w:rFonts w:ascii="Calibri" w:hAnsi="Calibri" w:cs="Calibri"/>
          <w:noProof/>
          <w:sz w:val="20"/>
          <w:szCs w:val="20"/>
          <w:vertAlign w:val="subscript"/>
        </w:rPr>
        <w:t>DA</w:t>
      </w:r>
      <w:r w:rsidRPr="000B3348">
        <w:rPr>
          <w:rFonts w:ascii="Calibri" w:hAnsi="Calibri" w:cs="Calibri"/>
          <w:noProof/>
          <w:sz w:val="20"/>
          <w:szCs w:val="20"/>
        </w:rPr>
        <w:t>(t) in m/s, averaged over the ductus velocity profile:</w:t>
      </w:r>
    </w:p>
    <w:p w14:paraId="267DA107" w14:textId="77777777" w:rsidR="003D4A22" w:rsidRPr="000B3348" w:rsidRDefault="003D4A22" w:rsidP="00E26FD8">
      <w:pPr>
        <w:pStyle w:val="NoSpacing"/>
        <w:ind w:firstLine="708"/>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1147"/>
      </w:tblGrid>
      <w:tr w:rsidR="003D4A22" w:rsidRPr="000B3348" w14:paraId="689B029D" w14:textId="77777777" w:rsidTr="00AC73F9">
        <w:tc>
          <w:tcPr>
            <w:tcW w:w="7915" w:type="dxa"/>
          </w:tcPr>
          <w:p w14:paraId="3C975F69" w14:textId="14DF0D93"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DA</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=1000</m:t>
                </m:r>
                <m:f>
                  <m:fPr>
                    <m:ctrlPr>
                      <w:rPr>
                        <w:rFonts w:ascii="Cambria Math" w:hAnsi="Cambria Math" w:cs="Calibri"/>
                        <w:i/>
                        <w:noProof/>
                        <w:sz w:val="20"/>
                        <w:szCs w:val="20"/>
                        <w:lang w:val="en-US"/>
                      </w:rPr>
                    </m:ctrlPr>
                  </m:fPr>
                  <m:num>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f</m:t>
                        </m:r>
                      </m:e>
                      <m:sub>
                        <m:r>
                          <w:rPr>
                            <w:rFonts w:ascii="Cambria Math" w:hAnsi="Cambria Math" w:cs="Calibri"/>
                            <w:noProof/>
                            <w:sz w:val="20"/>
                            <w:szCs w:val="20"/>
                            <w:lang w:val="en-US"/>
                          </w:rPr>
                          <m:t>DA</m:t>
                        </m:r>
                      </m:sub>
                    </m:sSub>
                    <m:r>
                      <w:rPr>
                        <w:rFonts w:ascii="Cambria Math" w:hAnsi="Cambria Math" w:cs="Calibri"/>
                        <w:noProof/>
                        <w:sz w:val="20"/>
                        <w:szCs w:val="20"/>
                        <w:lang w:val="en-US"/>
                      </w:rPr>
                      <m:t>(t)</m:t>
                    </m:r>
                  </m:num>
                  <m:den>
                    <m:r>
                      <w:rPr>
                        <w:rFonts w:ascii="Cambria Math" w:hAnsi="Cambria Math" w:cs="Calibri"/>
                        <w:noProof/>
                        <w:sz w:val="20"/>
                        <w:szCs w:val="20"/>
                        <w:lang w:val="en-US"/>
                      </w:rPr>
                      <m:t>π</m:t>
                    </m:r>
                    <m:sSup>
                      <m:sSupPr>
                        <m:ctrlPr>
                          <w:rPr>
                            <w:rFonts w:ascii="Cambria Math" w:hAnsi="Cambria Math" w:cs="Calibri"/>
                            <w:i/>
                            <w:noProof/>
                            <w:sz w:val="20"/>
                            <w:szCs w:val="20"/>
                            <w:lang w:val="en-US"/>
                          </w:rPr>
                        </m:ctrlPr>
                      </m:sSupPr>
                      <m:e>
                        <m:d>
                          <m:dPr>
                            <m:ctrlPr>
                              <w:rPr>
                                <w:rFonts w:ascii="Cambria Math" w:hAnsi="Cambria Math" w:cs="Calibri"/>
                                <w:i/>
                                <w:noProof/>
                                <w:sz w:val="20"/>
                                <w:szCs w:val="20"/>
                                <w:lang w:val="en-US"/>
                              </w:rPr>
                            </m:ctrlPr>
                          </m:dPr>
                          <m:e>
                            <m:f>
                              <m:fPr>
                                <m:type m:val="lin"/>
                                <m:ctrlPr>
                                  <w:rPr>
                                    <w:rFonts w:ascii="Cambria Math" w:hAnsi="Cambria Math" w:cs="Calibri"/>
                                    <w:i/>
                                    <w:noProof/>
                                    <w:sz w:val="20"/>
                                    <w:szCs w:val="20"/>
                                    <w:lang w:val="en-US"/>
                                  </w:rPr>
                                </m:ctrlPr>
                              </m:fPr>
                              <m:num>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D</m:t>
                                    </m:r>
                                  </m:e>
                                  <m:sub>
                                    <m:r>
                                      <w:rPr>
                                        <w:rFonts w:ascii="Cambria Math" w:hAnsi="Cambria Math" w:cs="Calibri"/>
                                        <w:noProof/>
                                        <w:sz w:val="20"/>
                                        <w:szCs w:val="20"/>
                                        <w:lang w:val="en-US"/>
                                      </w:rPr>
                                      <m:t>PDA</m:t>
                                    </m:r>
                                  </m:sub>
                                </m:sSub>
                              </m:num>
                              <m:den>
                                <m:r>
                                  <w:rPr>
                                    <w:rFonts w:ascii="Cambria Math" w:hAnsi="Cambria Math" w:cs="Calibri"/>
                                    <w:noProof/>
                                    <w:sz w:val="20"/>
                                    <w:szCs w:val="20"/>
                                    <w:lang w:val="en-US"/>
                                  </w:rPr>
                                  <m:t>2</m:t>
                                </m:r>
                              </m:den>
                            </m:f>
                          </m:e>
                        </m:d>
                      </m:e>
                      <m:sup>
                        <m:r>
                          <w:rPr>
                            <w:rFonts w:ascii="Cambria Math" w:hAnsi="Cambria Math" w:cs="Calibri"/>
                            <w:noProof/>
                            <w:sz w:val="20"/>
                            <w:szCs w:val="20"/>
                            <w:lang w:val="en-US"/>
                          </w:rPr>
                          <m:t>2</m:t>
                        </m:r>
                      </m:sup>
                    </m:sSup>
                  </m:den>
                </m:f>
              </m:oMath>
            </m:oMathPara>
          </w:p>
        </w:tc>
        <w:tc>
          <w:tcPr>
            <w:tcW w:w="1147" w:type="dxa"/>
          </w:tcPr>
          <w:p w14:paraId="16341F21" w14:textId="7CE26F74" w:rsidR="003D4A22" w:rsidRPr="000B3348" w:rsidRDefault="003D4A22" w:rsidP="005F5013">
            <w:pPr>
              <w:pStyle w:val="NoSpacing"/>
              <w:jc w:val="right"/>
              <w:rPr>
                <w:rFonts w:ascii="Calibri" w:hAnsi="Calibri" w:cs="Calibri"/>
                <w:noProof/>
                <w:sz w:val="20"/>
                <w:szCs w:val="20"/>
                <w:lang w:val="en-US"/>
              </w:rPr>
            </w:pPr>
            <w:r w:rsidRPr="000B3348">
              <w:rPr>
                <w:rFonts w:ascii="Calibri" w:hAnsi="Calibri" w:cs="Calibri"/>
                <w:noProof/>
                <w:sz w:val="20"/>
                <w:szCs w:val="20"/>
                <w:lang w:val="en-US"/>
              </w:rPr>
              <w:t>Eq.</w:t>
            </w:r>
            <w:r w:rsidR="005F5013">
              <w:rPr>
                <w:rFonts w:ascii="Calibri" w:hAnsi="Calibri" w:cs="Calibri"/>
                <w:noProof/>
                <w:sz w:val="20"/>
                <w:szCs w:val="20"/>
                <w:lang w:val="en-US"/>
              </w:rPr>
              <w:t xml:space="preserve"> 12</w:t>
            </w:r>
          </w:p>
        </w:tc>
      </w:tr>
    </w:tbl>
    <w:p w14:paraId="1DC021C5" w14:textId="77777777" w:rsidR="003D4A22" w:rsidRPr="000B3348" w:rsidRDefault="003D4A22" w:rsidP="00E26FD8">
      <w:pPr>
        <w:pStyle w:val="NoSpacing"/>
        <w:ind w:firstLine="708"/>
        <w:jc w:val="both"/>
        <w:rPr>
          <w:rFonts w:ascii="Calibri" w:hAnsi="Calibri" w:cs="Calibri"/>
          <w:noProof/>
          <w:sz w:val="20"/>
          <w:szCs w:val="20"/>
        </w:rPr>
      </w:pPr>
    </w:p>
    <w:p w14:paraId="6EDC4925" w14:textId="77777777" w:rsidR="003D4A22" w:rsidRPr="000B3348" w:rsidRDefault="003D4A22" w:rsidP="00E26FD8">
      <w:pPr>
        <w:pStyle w:val="NoSpacing"/>
        <w:jc w:val="both"/>
        <w:rPr>
          <w:rFonts w:ascii="Calibri" w:hAnsi="Calibri" w:cs="Calibri"/>
          <w:noProof/>
          <w:sz w:val="20"/>
          <w:szCs w:val="20"/>
        </w:rPr>
      </w:pPr>
      <w:bookmarkStart w:id="16" w:name="_Hlk87868666"/>
      <w:bookmarkStart w:id="17" w:name="_Hlk87970432"/>
      <w:bookmarkEnd w:id="14"/>
      <w:bookmarkEnd w:id="15"/>
    </w:p>
    <w:tbl>
      <w:tblPr>
        <w:tblStyle w:val="TableGrid"/>
        <w:tblW w:w="0" w:type="auto"/>
        <w:tblLook w:val="04A0" w:firstRow="1" w:lastRow="0" w:firstColumn="1" w:lastColumn="0" w:noHBand="0" w:noVBand="1"/>
      </w:tblPr>
      <w:tblGrid>
        <w:gridCol w:w="1075"/>
        <w:gridCol w:w="1775"/>
        <w:gridCol w:w="1443"/>
        <w:gridCol w:w="1431"/>
        <w:gridCol w:w="980"/>
        <w:gridCol w:w="1471"/>
        <w:gridCol w:w="887"/>
      </w:tblGrid>
      <w:tr w:rsidR="003D4A22" w:rsidRPr="000B3348" w14:paraId="3C31839B" w14:textId="77777777" w:rsidTr="005E3F4F">
        <w:trPr>
          <w:trHeight w:val="436"/>
        </w:trPr>
        <w:tc>
          <w:tcPr>
            <w:tcW w:w="1075" w:type="dxa"/>
            <w:vAlign w:val="center"/>
          </w:tcPr>
          <w:p w14:paraId="13EF14B1" w14:textId="77777777" w:rsidR="003D4A22" w:rsidRPr="000B3348" w:rsidRDefault="003D4A22" w:rsidP="00E26FD8">
            <w:pPr>
              <w:pStyle w:val="NoSpacing"/>
              <w:spacing w:before="0"/>
              <w:jc w:val="both"/>
              <w:rPr>
                <w:rFonts w:ascii="Calibri" w:hAnsi="Calibri" w:cs="Calibri"/>
                <w:b/>
                <w:bCs/>
                <w:noProof/>
                <w:sz w:val="20"/>
                <w:szCs w:val="20"/>
                <w:lang w:val="en-US"/>
              </w:rPr>
            </w:pPr>
          </w:p>
        </w:tc>
        <w:tc>
          <w:tcPr>
            <w:tcW w:w="4649" w:type="dxa"/>
            <w:gridSpan w:val="3"/>
            <w:vAlign w:val="center"/>
          </w:tcPr>
          <w:p w14:paraId="1337CBAA" w14:textId="6783C3D5" w:rsidR="003F3886"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3338" w:type="dxa"/>
            <w:gridSpan w:val="3"/>
            <w:vAlign w:val="center"/>
          </w:tcPr>
          <w:p w14:paraId="63407E1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Simulation results</w:t>
            </w:r>
          </w:p>
        </w:tc>
      </w:tr>
      <w:tr w:rsidR="003D4A22" w:rsidRPr="000B3348" w14:paraId="08A6CFD2" w14:textId="77777777" w:rsidTr="005E3F4F">
        <w:tc>
          <w:tcPr>
            <w:tcW w:w="1075" w:type="dxa"/>
            <w:vAlign w:val="center"/>
          </w:tcPr>
          <w:p w14:paraId="5292AFF1"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775" w:type="dxa"/>
            <w:vAlign w:val="center"/>
          </w:tcPr>
          <w:p w14:paraId="744C74B6" w14:textId="5A38255C"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443" w:type="dxa"/>
            <w:vAlign w:val="center"/>
          </w:tcPr>
          <w:p w14:paraId="3CE42A56" w14:textId="7E52F06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b</w:t>
            </w:r>
            <w:r w:rsidR="003F3886" w:rsidRPr="000B3348">
              <w:rPr>
                <w:rFonts w:ascii="Calibri" w:hAnsi="Calibri" w:cs="Calibri"/>
                <w:b/>
                <w:bCs/>
                <w:noProof/>
                <w:sz w:val="20"/>
                <w:szCs w:val="20"/>
                <w:lang w:val="en-US"/>
              </w:rPr>
              <w:t>i</w:t>
            </w:r>
            <w:r w:rsidRPr="000B3348">
              <w:rPr>
                <w:rFonts w:ascii="Calibri" w:hAnsi="Calibri" w:cs="Calibri"/>
                <w:b/>
                <w:bCs/>
                <w:noProof/>
                <w:sz w:val="20"/>
                <w:szCs w:val="20"/>
                <w:lang w:val="en-US"/>
              </w:rPr>
              <w:t>-directional</w:t>
            </w:r>
            <w:r w:rsidR="00571C56" w:rsidRPr="000B3348">
              <w:rPr>
                <w:rFonts w:ascii="Calibri" w:hAnsi="Calibri" w:cs="Calibri"/>
                <w:b/>
                <w:bCs/>
                <w:noProof/>
                <w:sz w:val="20"/>
                <w:szCs w:val="20"/>
                <w:lang w:val="en-US"/>
              </w:rPr>
              <w:t xml:space="preserve"> </w:t>
            </w:r>
            <w:r w:rsidRPr="000B3348">
              <w:rPr>
                <w:rFonts w:ascii="Calibri" w:hAnsi="Calibri" w:cs="Calibri"/>
                <w:b/>
                <w:bCs/>
                <w:noProof/>
                <w:sz w:val="20"/>
                <w:szCs w:val="20"/>
                <w:lang w:val="en-US"/>
              </w:rPr>
              <w:t>shunt</w:t>
            </w:r>
          </w:p>
        </w:tc>
        <w:tc>
          <w:tcPr>
            <w:tcW w:w="1431" w:type="dxa"/>
            <w:vAlign w:val="center"/>
          </w:tcPr>
          <w:p w14:paraId="1839093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PDA</w:t>
            </w:r>
          </w:p>
        </w:tc>
        <w:tc>
          <w:tcPr>
            <w:tcW w:w="980" w:type="dxa"/>
            <w:vAlign w:val="center"/>
          </w:tcPr>
          <w:p w14:paraId="5F22A8D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471" w:type="dxa"/>
            <w:vAlign w:val="center"/>
          </w:tcPr>
          <w:p w14:paraId="4E1FEA62" w14:textId="4D769B7F"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bi-directional</w:t>
            </w:r>
            <w:r w:rsidR="00571C56" w:rsidRPr="000B3348">
              <w:rPr>
                <w:rFonts w:ascii="Calibri" w:hAnsi="Calibri" w:cs="Calibri"/>
                <w:b/>
                <w:bCs/>
                <w:noProof/>
                <w:sz w:val="20"/>
                <w:szCs w:val="20"/>
                <w:lang w:val="en-US"/>
              </w:rPr>
              <w:t xml:space="preserve"> </w:t>
            </w:r>
            <w:r w:rsidRPr="000B3348">
              <w:rPr>
                <w:rFonts w:ascii="Calibri" w:hAnsi="Calibri" w:cs="Calibri"/>
                <w:b/>
                <w:bCs/>
                <w:noProof/>
                <w:sz w:val="20"/>
                <w:szCs w:val="20"/>
                <w:lang w:val="en-US"/>
              </w:rPr>
              <w:t>shunt</w:t>
            </w:r>
          </w:p>
        </w:tc>
        <w:tc>
          <w:tcPr>
            <w:tcW w:w="887" w:type="dxa"/>
            <w:vAlign w:val="center"/>
          </w:tcPr>
          <w:p w14:paraId="396F94A8"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PDA</w:t>
            </w:r>
          </w:p>
        </w:tc>
      </w:tr>
      <w:tr w:rsidR="003D4A22" w:rsidRPr="000B3348" w14:paraId="5D79079B" w14:textId="77777777" w:rsidTr="005E3F4F">
        <w:tc>
          <w:tcPr>
            <w:tcW w:w="1075" w:type="dxa"/>
            <w:vAlign w:val="center"/>
          </w:tcPr>
          <w:p w14:paraId="027F562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w:t>
            </w:r>
          </w:p>
        </w:tc>
        <w:tc>
          <w:tcPr>
            <w:tcW w:w="1775" w:type="dxa"/>
            <w:vAlign w:val="center"/>
          </w:tcPr>
          <w:p w14:paraId="6A18C5B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169.7 +/- 43.7</w:t>
            </w:r>
          </w:p>
        </w:tc>
        <w:tc>
          <w:tcPr>
            <w:tcW w:w="1443" w:type="dxa"/>
            <w:vAlign w:val="center"/>
          </w:tcPr>
          <w:p w14:paraId="5367175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140.4 +/- 30.3</w:t>
            </w:r>
          </w:p>
        </w:tc>
        <w:tc>
          <w:tcPr>
            <w:tcW w:w="1431" w:type="dxa"/>
            <w:vAlign w:val="center"/>
          </w:tcPr>
          <w:p w14:paraId="34F7451D"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250.1 +/- 45.7</w:t>
            </w:r>
          </w:p>
        </w:tc>
        <w:tc>
          <w:tcPr>
            <w:tcW w:w="980" w:type="dxa"/>
            <w:vAlign w:val="center"/>
          </w:tcPr>
          <w:p w14:paraId="0D23419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179</w:t>
            </w:r>
          </w:p>
        </w:tc>
        <w:tc>
          <w:tcPr>
            <w:tcW w:w="1471" w:type="dxa"/>
            <w:vAlign w:val="center"/>
          </w:tcPr>
          <w:p w14:paraId="1C978EA7" w14:textId="5A18D38D"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r w:rsidR="00CF6D51" w:rsidRPr="000B3348">
              <w:rPr>
                <w:rFonts w:ascii="Calibri" w:hAnsi="Calibri" w:cs="Calibri"/>
                <w:noProof/>
                <w:sz w:val="20"/>
                <w:szCs w:val="20"/>
                <w:lang w:val="en-US"/>
              </w:rPr>
              <w:t>5</w:t>
            </w:r>
            <w:r w:rsidRPr="000B3348">
              <w:rPr>
                <w:rFonts w:ascii="Calibri" w:hAnsi="Calibri" w:cs="Calibri"/>
                <w:noProof/>
                <w:sz w:val="20"/>
                <w:szCs w:val="20"/>
                <w:lang w:val="en-US"/>
              </w:rPr>
              <w:t>7</w:t>
            </w:r>
          </w:p>
        </w:tc>
        <w:tc>
          <w:tcPr>
            <w:tcW w:w="887" w:type="dxa"/>
            <w:vAlign w:val="center"/>
          </w:tcPr>
          <w:p w14:paraId="7D4865D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261</w:t>
            </w:r>
          </w:p>
        </w:tc>
      </w:tr>
      <w:tr w:rsidR="003D4A22" w:rsidRPr="000B3348" w14:paraId="335810B0" w14:textId="77777777" w:rsidTr="005E3F4F">
        <w:tc>
          <w:tcPr>
            <w:tcW w:w="1075" w:type="dxa"/>
            <w:vAlign w:val="center"/>
          </w:tcPr>
          <w:p w14:paraId="0725BF39"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RVO</w:t>
            </w:r>
          </w:p>
        </w:tc>
        <w:tc>
          <w:tcPr>
            <w:tcW w:w="1775" w:type="dxa"/>
            <w:vAlign w:val="center"/>
          </w:tcPr>
          <w:p w14:paraId="4E258F2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170.3 +/- 39.1</w:t>
            </w:r>
          </w:p>
        </w:tc>
        <w:tc>
          <w:tcPr>
            <w:tcW w:w="1443" w:type="dxa"/>
            <w:vAlign w:val="center"/>
          </w:tcPr>
          <w:p w14:paraId="11F098E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120.5 +/- 42.2</w:t>
            </w:r>
          </w:p>
        </w:tc>
        <w:tc>
          <w:tcPr>
            <w:tcW w:w="1431" w:type="dxa"/>
            <w:vAlign w:val="center"/>
          </w:tcPr>
          <w:p w14:paraId="56271E20"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161.1 +/- 37</w:t>
            </w:r>
          </w:p>
        </w:tc>
        <w:tc>
          <w:tcPr>
            <w:tcW w:w="980" w:type="dxa"/>
            <w:vAlign w:val="center"/>
          </w:tcPr>
          <w:p w14:paraId="35BB98A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179</w:t>
            </w:r>
          </w:p>
        </w:tc>
        <w:tc>
          <w:tcPr>
            <w:tcW w:w="1471" w:type="dxa"/>
            <w:vAlign w:val="center"/>
          </w:tcPr>
          <w:p w14:paraId="78DC0F23" w14:textId="07416E0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r w:rsidR="00CF6D51" w:rsidRPr="000B3348">
              <w:rPr>
                <w:rFonts w:ascii="Calibri" w:hAnsi="Calibri" w:cs="Calibri"/>
                <w:noProof/>
                <w:sz w:val="20"/>
                <w:szCs w:val="20"/>
                <w:lang w:val="en-US"/>
              </w:rPr>
              <w:t>38</w:t>
            </w:r>
          </w:p>
        </w:tc>
        <w:tc>
          <w:tcPr>
            <w:tcW w:w="887" w:type="dxa"/>
            <w:vAlign w:val="center"/>
          </w:tcPr>
          <w:p w14:paraId="2D3DB51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154</w:t>
            </w:r>
          </w:p>
        </w:tc>
      </w:tr>
      <w:tr w:rsidR="003D4A22" w:rsidRPr="000B3348" w14:paraId="49A72E30" w14:textId="77777777" w:rsidTr="005E3F4F">
        <w:tc>
          <w:tcPr>
            <w:tcW w:w="1075" w:type="dxa"/>
            <w:vAlign w:val="center"/>
          </w:tcPr>
          <w:p w14:paraId="5484FCAA"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LVO/RVO</w:t>
            </w:r>
          </w:p>
        </w:tc>
        <w:tc>
          <w:tcPr>
            <w:tcW w:w="1775" w:type="dxa"/>
            <w:vAlign w:val="center"/>
          </w:tcPr>
          <w:p w14:paraId="0CDDDF9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0.996</w:t>
            </w:r>
          </w:p>
        </w:tc>
        <w:tc>
          <w:tcPr>
            <w:tcW w:w="1443" w:type="dxa"/>
            <w:vAlign w:val="center"/>
          </w:tcPr>
          <w:p w14:paraId="36D7C24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1.165</w:t>
            </w:r>
          </w:p>
        </w:tc>
        <w:tc>
          <w:tcPr>
            <w:tcW w:w="1431" w:type="dxa"/>
            <w:vAlign w:val="center"/>
          </w:tcPr>
          <w:p w14:paraId="0E441102"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1.552</w:t>
            </w:r>
          </w:p>
        </w:tc>
        <w:tc>
          <w:tcPr>
            <w:tcW w:w="980" w:type="dxa"/>
            <w:vAlign w:val="center"/>
          </w:tcPr>
          <w:p w14:paraId="644D219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w:t>
            </w:r>
          </w:p>
        </w:tc>
        <w:tc>
          <w:tcPr>
            <w:tcW w:w="1471" w:type="dxa"/>
            <w:vAlign w:val="center"/>
          </w:tcPr>
          <w:p w14:paraId="7E0E699B" w14:textId="0E10193F"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w:t>
            </w:r>
            <w:r w:rsidR="00CF6D51" w:rsidRPr="000B3348">
              <w:rPr>
                <w:rFonts w:ascii="Calibri" w:hAnsi="Calibri" w:cs="Calibri"/>
                <w:noProof/>
                <w:sz w:val="20"/>
                <w:szCs w:val="20"/>
                <w:lang w:val="en-US"/>
              </w:rPr>
              <w:t>4</w:t>
            </w:r>
          </w:p>
        </w:tc>
        <w:tc>
          <w:tcPr>
            <w:tcW w:w="887" w:type="dxa"/>
            <w:vAlign w:val="center"/>
          </w:tcPr>
          <w:p w14:paraId="09F651A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1.57</w:t>
            </w:r>
          </w:p>
        </w:tc>
      </w:tr>
      <w:tr w:rsidR="003D4A22" w:rsidRPr="000B3348" w14:paraId="522AFBB0" w14:textId="77777777" w:rsidTr="005E3F4F">
        <w:tc>
          <w:tcPr>
            <w:tcW w:w="1075" w:type="dxa"/>
            <w:vAlign w:val="center"/>
          </w:tcPr>
          <w:p w14:paraId="2DA3BBF5"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SVCF</w:t>
            </w:r>
          </w:p>
        </w:tc>
        <w:tc>
          <w:tcPr>
            <w:tcW w:w="1775" w:type="dxa"/>
            <w:vAlign w:val="center"/>
          </w:tcPr>
          <w:p w14:paraId="7D6E7BA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73.4 +/- 29.4</w:t>
            </w:r>
          </w:p>
        </w:tc>
        <w:tc>
          <w:tcPr>
            <w:tcW w:w="1443" w:type="dxa"/>
            <w:vAlign w:val="center"/>
          </w:tcPr>
          <w:p w14:paraId="128A5A6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69.7 +/- 24.7</w:t>
            </w:r>
          </w:p>
        </w:tc>
        <w:tc>
          <w:tcPr>
            <w:tcW w:w="1431" w:type="dxa"/>
            <w:vAlign w:val="center"/>
          </w:tcPr>
          <w:p w14:paraId="60BA3B97"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65 ± 35.1</w:t>
            </w:r>
          </w:p>
        </w:tc>
        <w:tc>
          <w:tcPr>
            <w:tcW w:w="980" w:type="dxa"/>
            <w:vAlign w:val="center"/>
          </w:tcPr>
          <w:p w14:paraId="638CEF7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74</w:t>
            </w:r>
          </w:p>
        </w:tc>
        <w:tc>
          <w:tcPr>
            <w:tcW w:w="1471" w:type="dxa"/>
            <w:vAlign w:val="center"/>
          </w:tcPr>
          <w:p w14:paraId="30CB796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69</w:t>
            </w:r>
          </w:p>
        </w:tc>
        <w:tc>
          <w:tcPr>
            <w:tcW w:w="887" w:type="dxa"/>
            <w:vAlign w:val="center"/>
          </w:tcPr>
          <w:p w14:paraId="08FC4D3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64.5</w:t>
            </w:r>
          </w:p>
        </w:tc>
      </w:tr>
      <w:tr w:rsidR="003D4A22" w:rsidRPr="000B3348" w14:paraId="61FE6581" w14:textId="77777777" w:rsidTr="005E3F4F">
        <w:tc>
          <w:tcPr>
            <w:tcW w:w="1075" w:type="dxa"/>
            <w:vAlign w:val="center"/>
          </w:tcPr>
          <w:p w14:paraId="56067E6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775" w:type="dxa"/>
            <w:vAlign w:val="center"/>
          </w:tcPr>
          <w:p w14:paraId="522D269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43" w:type="dxa"/>
            <w:vAlign w:val="center"/>
          </w:tcPr>
          <w:p w14:paraId="292E4686"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31" w:type="dxa"/>
            <w:vAlign w:val="center"/>
          </w:tcPr>
          <w:p w14:paraId="6F544A1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980" w:type="dxa"/>
            <w:vAlign w:val="center"/>
          </w:tcPr>
          <w:p w14:paraId="0FAB0BC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71" w:type="dxa"/>
            <w:vAlign w:val="center"/>
          </w:tcPr>
          <w:p w14:paraId="2FF0A133"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887" w:type="dxa"/>
            <w:vAlign w:val="center"/>
          </w:tcPr>
          <w:p w14:paraId="3D64E051" w14:textId="77777777" w:rsidR="003D4A22" w:rsidRPr="000B3348" w:rsidRDefault="003D4A22" w:rsidP="00E26FD8">
            <w:pPr>
              <w:pStyle w:val="NoSpacing"/>
              <w:spacing w:before="0"/>
              <w:jc w:val="both"/>
              <w:rPr>
                <w:rFonts w:ascii="Calibri" w:hAnsi="Calibri" w:cs="Calibri"/>
                <w:noProof/>
                <w:sz w:val="20"/>
                <w:szCs w:val="20"/>
                <w:lang w:val="en-US"/>
              </w:rPr>
            </w:pPr>
          </w:p>
        </w:tc>
      </w:tr>
      <w:tr w:rsidR="003D4A22" w:rsidRPr="000B3348" w14:paraId="04F036C1" w14:textId="77777777" w:rsidTr="005E3F4F">
        <w:tc>
          <w:tcPr>
            <w:tcW w:w="1075" w:type="dxa"/>
            <w:vAlign w:val="center"/>
          </w:tcPr>
          <w:p w14:paraId="7788FD2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LVO</w:t>
            </w:r>
          </w:p>
        </w:tc>
        <w:tc>
          <w:tcPr>
            <w:tcW w:w="1775" w:type="dxa"/>
            <w:vAlign w:val="center"/>
          </w:tcPr>
          <w:p w14:paraId="5D647B3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72D8A44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0.83</w:t>
            </w:r>
          </w:p>
        </w:tc>
        <w:tc>
          <w:tcPr>
            <w:tcW w:w="1431" w:type="dxa"/>
            <w:vAlign w:val="center"/>
          </w:tcPr>
          <w:p w14:paraId="7C2439A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1.47</w:t>
            </w:r>
          </w:p>
        </w:tc>
        <w:tc>
          <w:tcPr>
            <w:tcW w:w="980" w:type="dxa"/>
            <w:vAlign w:val="center"/>
          </w:tcPr>
          <w:p w14:paraId="14C5668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3FC4527" w14:textId="73F9178A"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0.88</w:t>
            </w:r>
          </w:p>
        </w:tc>
        <w:tc>
          <w:tcPr>
            <w:tcW w:w="887" w:type="dxa"/>
            <w:vAlign w:val="center"/>
          </w:tcPr>
          <w:p w14:paraId="2FF5D4C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1.39</w:t>
            </w:r>
          </w:p>
        </w:tc>
      </w:tr>
      <w:tr w:rsidR="003D4A22" w:rsidRPr="000B3348" w14:paraId="4BFA0953" w14:textId="77777777" w:rsidTr="005E3F4F">
        <w:tc>
          <w:tcPr>
            <w:tcW w:w="1075" w:type="dxa"/>
            <w:vAlign w:val="center"/>
          </w:tcPr>
          <w:p w14:paraId="0E712B8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RVO</w:t>
            </w:r>
          </w:p>
        </w:tc>
        <w:tc>
          <w:tcPr>
            <w:tcW w:w="1775" w:type="dxa"/>
            <w:vAlign w:val="center"/>
          </w:tcPr>
          <w:p w14:paraId="269FDAB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5D95B3C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0.71</w:t>
            </w:r>
          </w:p>
        </w:tc>
        <w:tc>
          <w:tcPr>
            <w:tcW w:w="1431" w:type="dxa"/>
            <w:vAlign w:val="center"/>
          </w:tcPr>
          <w:p w14:paraId="531EE6A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0.95</w:t>
            </w:r>
          </w:p>
        </w:tc>
        <w:tc>
          <w:tcPr>
            <w:tcW w:w="980" w:type="dxa"/>
            <w:vAlign w:val="center"/>
          </w:tcPr>
          <w:p w14:paraId="6384980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0C9E158" w14:textId="5A02F8C7"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0.77</w:t>
            </w:r>
          </w:p>
        </w:tc>
        <w:tc>
          <w:tcPr>
            <w:tcW w:w="887" w:type="dxa"/>
            <w:vAlign w:val="center"/>
          </w:tcPr>
          <w:p w14:paraId="0BD6D6C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0.88</w:t>
            </w:r>
          </w:p>
        </w:tc>
      </w:tr>
      <w:tr w:rsidR="003D4A22" w:rsidRPr="000B3348" w14:paraId="0F1150E3" w14:textId="77777777" w:rsidTr="005E3F4F">
        <w:tc>
          <w:tcPr>
            <w:tcW w:w="1075" w:type="dxa"/>
            <w:vAlign w:val="center"/>
          </w:tcPr>
          <w:p w14:paraId="5244931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LVO/RVO</w:t>
            </w:r>
          </w:p>
        </w:tc>
        <w:tc>
          <w:tcPr>
            <w:tcW w:w="1775" w:type="dxa"/>
            <w:vAlign w:val="center"/>
          </w:tcPr>
          <w:p w14:paraId="2BCC90D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61DD184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1.17</w:t>
            </w:r>
          </w:p>
        </w:tc>
        <w:tc>
          <w:tcPr>
            <w:tcW w:w="1431" w:type="dxa"/>
            <w:vAlign w:val="center"/>
          </w:tcPr>
          <w:p w14:paraId="79F9B1B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1.56</w:t>
            </w:r>
          </w:p>
        </w:tc>
        <w:tc>
          <w:tcPr>
            <w:tcW w:w="980" w:type="dxa"/>
            <w:vAlign w:val="center"/>
          </w:tcPr>
          <w:p w14:paraId="7B23835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1C733E03" w14:textId="3F89AE12"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1.14</w:t>
            </w:r>
          </w:p>
        </w:tc>
        <w:tc>
          <w:tcPr>
            <w:tcW w:w="887" w:type="dxa"/>
            <w:vAlign w:val="center"/>
          </w:tcPr>
          <w:p w14:paraId="0C1EA7A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1.57</w:t>
            </w:r>
          </w:p>
        </w:tc>
      </w:tr>
      <w:tr w:rsidR="003D4A22" w:rsidRPr="000B3348" w14:paraId="30DEF82D" w14:textId="77777777" w:rsidTr="005E3F4F">
        <w:tc>
          <w:tcPr>
            <w:tcW w:w="1075" w:type="dxa"/>
            <w:vAlign w:val="center"/>
          </w:tcPr>
          <w:p w14:paraId="2658CAF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SVCF</w:t>
            </w:r>
          </w:p>
        </w:tc>
        <w:tc>
          <w:tcPr>
            <w:tcW w:w="1775" w:type="dxa"/>
            <w:vAlign w:val="center"/>
          </w:tcPr>
          <w:p w14:paraId="376E350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19F601B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0.95</w:t>
            </w:r>
          </w:p>
        </w:tc>
        <w:tc>
          <w:tcPr>
            <w:tcW w:w="1431" w:type="dxa"/>
            <w:vAlign w:val="center"/>
          </w:tcPr>
          <w:p w14:paraId="0DACF36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0.89</w:t>
            </w:r>
          </w:p>
        </w:tc>
        <w:tc>
          <w:tcPr>
            <w:tcW w:w="980" w:type="dxa"/>
            <w:vAlign w:val="center"/>
          </w:tcPr>
          <w:p w14:paraId="3F03283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72A7F5F" w14:textId="31AD0DE4"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0.93</w:t>
            </w:r>
          </w:p>
        </w:tc>
        <w:tc>
          <w:tcPr>
            <w:tcW w:w="887" w:type="dxa"/>
            <w:vAlign w:val="center"/>
          </w:tcPr>
          <w:p w14:paraId="346564F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0.89</w:t>
            </w:r>
          </w:p>
        </w:tc>
      </w:tr>
    </w:tbl>
    <w:p w14:paraId="74E3A2C6" w14:textId="7A765EB0"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3.</w:t>
      </w:r>
      <w:r w:rsidRPr="000B3348">
        <w:rPr>
          <w:rFonts w:ascii="Calibri" w:hAnsi="Calibri" w:cs="Calibri"/>
          <w:noProof/>
          <w:sz w:val="16"/>
          <w:szCs w:val="16"/>
        </w:rPr>
        <w:t xml:space="preserve"> Target data from Bischoff et al.</w:t>
      </w:r>
      <w:r w:rsidR="004471B3" w:rsidRPr="000B3348">
        <w:rPr>
          <w:rFonts w:ascii="Calibri" w:hAnsi="Calibri" w:cs="Calibri"/>
          <w:noProof/>
          <w:sz w:val="16"/>
          <w:szCs w:val="16"/>
        </w:rPr>
        <w:t xml:space="preserve"> </w:t>
      </w:r>
      <w:r w:rsidR="004471B3" w:rsidRPr="000B3348">
        <w:rPr>
          <w:rFonts w:ascii="Calibri" w:hAnsi="Calibri" w:cs="Calibri"/>
          <w:noProof/>
          <w:sz w:val="16"/>
          <w:szCs w:val="16"/>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16"/>
          <w:szCs w:val="16"/>
        </w:rPr>
        <w:instrText xml:space="preserve"> ADDIN EN.CITE </w:instrText>
      </w:r>
      <w:r w:rsidR="00EE7490" w:rsidRPr="000B3348">
        <w:rPr>
          <w:rFonts w:ascii="Calibri" w:hAnsi="Calibri" w:cs="Calibri"/>
          <w:noProof/>
          <w:sz w:val="16"/>
          <w:szCs w:val="16"/>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16"/>
          <w:szCs w:val="16"/>
        </w:rPr>
        <w:instrText xml:space="preserve"> ADDIN EN.CITE.DATA </w:instrText>
      </w:r>
      <w:r w:rsidR="00EE7490" w:rsidRPr="000B3348">
        <w:rPr>
          <w:rFonts w:ascii="Calibri" w:hAnsi="Calibri" w:cs="Calibri"/>
          <w:noProof/>
          <w:sz w:val="16"/>
          <w:szCs w:val="16"/>
        </w:rPr>
      </w:r>
      <w:r w:rsidR="00EE7490" w:rsidRPr="000B3348">
        <w:rPr>
          <w:rFonts w:ascii="Calibri" w:hAnsi="Calibri" w:cs="Calibri"/>
          <w:noProof/>
          <w:sz w:val="16"/>
          <w:szCs w:val="16"/>
        </w:rPr>
        <w:fldChar w:fldCharType="end"/>
      </w:r>
      <w:r w:rsidR="004471B3" w:rsidRPr="000B3348">
        <w:rPr>
          <w:rFonts w:ascii="Calibri" w:hAnsi="Calibri" w:cs="Calibri"/>
          <w:noProof/>
          <w:sz w:val="16"/>
          <w:szCs w:val="16"/>
        </w:rPr>
      </w:r>
      <w:r w:rsidR="004471B3" w:rsidRPr="000B3348">
        <w:rPr>
          <w:rFonts w:ascii="Calibri" w:hAnsi="Calibri" w:cs="Calibri"/>
          <w:noProof/>
          <w:sz w:val="16"/>
          <w:szCs w:val="16"/>
        </w:rPr>
        <w:fldChar w:fldCharType="separate"/>
      </w:r>
      <w:r w:rsidR="00EE7490" w:rsidRPr="000B3348">
        <w:rPr>
          <w:rFonts w:ascii="Calibri" w:hAnsi="Calibri" w:cs="Calibri"/>
          <w:noProof/>
          <w:sz w:val="16"/>
          <w:szCs w:val="16"/>
        </w:rPr>
        <w:t>[21]</w:t>
      </w:r>
      <w:r w:rsidR="004471B3" w:rsidRPr="000B3348">
        <w:rPr>
          <w:rFonts w:ascii="Calibri" w:hAnsi="Calibri" w:cs="Calibri"/>
          <w:noProof/>
          <w:sz w:val="16"/>
          <w:szCs w:val="16"/>
        </w:rPr>
        <w:fldChar w:fldCharType="end"/>
      </w:r>
      <w:r w:rsidRPr="000B3348">
        <w:rPr>
          <w:rFonts w:ascii="Calibri" w:hAnsi="Calibri" w:cs="Calibri"/>
          <w:b/>
          <w:bCs/>
          <w:noProof/>
          <w:color w:val="EE0000"/>
          <w:sz w:val="16"/>
          <w:szCs w:val="16"/>
        </w:rPr>
        <w:t xml:space="preserve"> </w:t>
      </w:r>
      <w:r w:rsidRPr="000B3348">
        <w:rPr>
          <w:rFonts w:ascii="Calibri" w:hAnsi="Calibri" w:cs="Calibri"/>
          <w:noProof/>
          <w:sz w:val="16"/>
          <w:szCs w:val="16"/>
        </w:rPr>
        <w:t>and simulation results for a patient with three levels of PDA.  Flow rates in (mL/min)/kg.  Change reported as a fraction (f) of the "no PDA" baseline value.  See main text for abbreviations.</w:t>
      </w:r>
    </w:p>
    <w:p w14:paraId="5BE86A42" w14:textId="77777777" w:rsidR="003D4A22" w:rsidRPr="000B3348" w:rsidRDefault="003D4A22" w:rsidP="00E26FD8">
      <w:pPr>
        <w:pStyle w:val="NoSpacing"/>
        <w:jc w:val="both"/>
        <w:rPr>
          <w:rFonts w:ascii="Calibri" w:hAnsi="Calibri" w:cs="Calibri"/>
          <w:noProof/>
          <w:sz w:val="20"/>
          <w:szCs w:val="20"/>
        </w:rPr>
      </w:pPr>
    </w:p>
    <w:p w14:paraId="7E414834"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simulation results confirm the main conclusions of Bischoff et al. [10], namely that:</w:t>
      </w:r>
    </w:p>
    <w:p w14:paraId="297BF81D" w14:textId="77777777" w:rsidR="003D4A22" w:rsidRPr="000B3348" w:rsidRDefault="003D4A22" w:rsidP="00E26FD8">
      <w:pPr>
        <w:pStyle w:val="NoSpacing"/>
        <w:jc w:val="both"/>
        <w:rPr>
          <w:rFonts w:ascii="Calibri" w:hAnsi="Calibri" w:cs="Calibri"/>
          <w:noProof/>
          <w:sz w:val="20"/>
          <w:szCs w:val="20"/>
        </w:rPr>
      </w:pPr>
    </w:p>
    <w:p w14:paraId="13EA48BB" w14:textId="5FE94A05" w:rsidR="003D4A22" w:rsidRPr="000B3348" w:rsidRDefault="003D4A22" w:rsidP="00E26FD8">
      <w:pPr>
        <w:pStyle w:val="NoSpacing"/>
        <w:numPr>
          <w:ilvl w:val="0"/>
          <w:numId w:val="7"/>
        </w:numPr>
        <w:jc w:val="both"/>
        <w:rPr>
          <w:rFonts w:ascii="Calibri" w:hAnsi="Calibri" w:cs="Calibri"/>
          <w:noProof/>
          <w:sz w:val="20"/>
          <w:szCs w:val="20"/>
        </w:rPr>
      </w:pPr>
      <w:r w:rsidRPr="000B3348">
        <w:rPr>
          <w:rFonts w:ascii="Calibri" w:hAnsi="Calibri" w:cs="Calibri"/>
          <w:noProof/>
          <w:sz w:val="20"/>
          <w:szCs w:val="20"/>
        </w:rPr>
        <w:t>S</w:t>
      </w:r>
      <w:r w:rsidR="00A11FED">
        <w:rPr>
          <w:rFonts w:ascii="Calibri" w:hAnsi="Calibri" w:cs="Calibri"/>
          <w:noProof/>
          <w:sz w:val="20"/>
          <w:szCs w:val="20"/>
        </w:rPr>
        <w:t>uperior vena cava flow</w:t>
      </w:r>
      <w:r w:rsidRPr="000B3348">
        <w:rPr>
          <w:rFonts w:ascii="Calibri" w:hAnsi="Calibri" w:cs="Calibri"/>
          <w:noProof/>
          <w:sz w:val="20"/>
          <w:szCs w:val="20"/>
        </w:rPr>
        <w:t xml:space="preserve"> with and without </w:t>
      </w:r>
      <w:r w:rsidR="00D55783" w:rsidRPr="000B3348">
        <w:rPr>
          <w:rFonts w:ascii="Calibri" w:hAnsi="Calibri" w:cs="Calibri"/>
          <w:noProof/>
          <w:sz w:val="20"/>
          <w:szCs w:val="20"/>
        </w:rPr>
        <w:t>transductal LtR shunt</w:t>
      </w:r>
      <w:r w:rsidRPr="000B3348">
        <w:rPr>
          <w:rFonts w:ascii="Calibri" w:hAnsi="Calibri" w:cs="Calibri"/>
          <w:noProof/>
          <w:sz w:val="20"/>
          <w:szCs w:val="20"/>
        </w:rPr>
        <w:t xml:space="preserve"> are comparable,</w:t>
      </w:r>
    </w:p>
    <w:p w14:paraId="1DF4D965" w14:textId="4992E03A" w:rsidR="003D4A22" w:rsidRPr="000B3348" w:rsidRDefault="00A11FED" w:rsidP="00E26FD8">
      <w:pPr>
        <w:pStyle w:val="NoSpacing"/>
        <w:numPr>
          <w:ilvl w:val="0"/>
          <w:numId w:val="7"/>
        </w:numPr>
        <w:jc w:val="both"/>
        <w:rPr>
          <w:rFonts w:ascii="Calibri" w:hAnsi="Calibri" w:cs="Calibri"/>
          <w:noProof/>
          <w:sz w:val="20"/>
          <w:szCs w:val="20"/>
        </w:rPr>
      </w:pPr>
      <w:r>
        <w:rPr>
          <w:rFonts w:ascii="Calibri" w:hAnsi="Calibri" w:cs="Calibri"/>
          <w:noProof/>
          <w:sz w:val="20"/>
          <w:szCs w:val="20"/>
        </w:rPr>
        <w:t>Left ventricular output</w:t>
      </w:r>
      <w:r w:rsidR="003D4A22" w:rsidRPr="000B3348">
        <w:rPr>
          <w:rFonts w:ascii="Calibri" w:hAnsi="Calibri" w:cs="Calibri"/>
          <w:noProof/>
          <w:sz w:val="20"/>
          <w:szCs w:val="20"/>
        </w:rPr>
        <w:t xml:space="preserve"> is higher with </w:t>
      </w:r>
      <w:r w:rsidR="00D55783" w:rsidRPr="000B3348">
        <w:rPr>
          <w:rFonts w:ascii="Calibri" w:hAnsi="Calibri" w:cs="Calibri"/>
          <w:noProof/>
          <w:sz w:val="20"/>
          <w:szCs w:val="20"/>
        </w:rPr>
        <w:t>transductal LtR shunt</w:t>
      </w:r>
      <w:r w:rsidR="003D4A22" w:rsidRPr="000B3348">
        <w:rPr>
          <w:rFonts w:ascii="Calibri" w:hAnsi="Calibri" w:cs="Calibri"/>
          <w:noProof/>
          <w:sz w:val="20"/>
          <w:szCs w:val="20"/>
        </w:rPr>
        <w:t>,</w:t>
      </w:r>
    </w:p>
    <w:p w14:paraId="5544B8A7" w14:textId="148BC2DA" w:rsidR="003D4A22" w:rsidRPr="000B3348" w:rsidRDefault="00A11FED" w:rsidP="00E26FD8">
      <w:pPr>
        <w:pStyle w:val="NoSpacing"/>
        <w:numPr>
          <w:ilvl w:val="0"/>
          <w:numId w:val="7"/>
        </w:numPr>
        <w:jc w:val="both"/>
        <w:rPr>
          <w:rFonts w:ascii="Calibri" w:hAnsi="Calibri" w:cs="Calibri"/>
          <w:noProof/>
          <w:sz w:val="20"/>
          <w:szCs w:val="20"/>
        </w:rPr>
      </w:pPr>
      <w:r>
        <w:rPr>
          <w:rFonts w:ascii="Calibri" w:hAnsi="Calibri" w:cs="Calibri"/>
          <w:noProof/>
          <w:sz w:val="20"/>
          <w:szCs w:val="20"/>
        </w:rPr>
        <w:t>Ratio of left ventricular and right ventricular output</w:t>
      </w:r>
      <w:r w:rsidR="003D4A22" w:rsidRPr="000B3348">
        <w:rPr>
          <w:rFonts w:ascii="Calibri" w:hAnsi="Calibri" w:cs="Calibri"/>
          <w:noProof/>
          <w:sz w:val="20"/>
          <w:szCs w:val="20"/>
        </w:rPr>
        <w:t xml:space="preserve"> is higher with </w:t>
      </w:r>
      <w:r w:rsidR="00D55783" w:rsidRPr="000B3348">
        <w:rPr>
          <w:rFonts w:ascii="Calibri" w:hAnsi="Calibri" w:cs="Calibri"/>
          <w:noProof/>
          <w:sz w:val="20"/>
          <w:szCs w:val="20"/>
        </w:rPr>
        <w:t>transductal LtR shunt</w:t>
      </w:r>
      <w:r w:rsidR="003D4A22" w:rsidRPr="000B3348">
        <w:rPr>
          <w:rFonts w:ascii="Calibri" w:hAnsi="Calibri" w:cs="Calibri"/>
          <w:noProof/>
          <w:sz w:val="20"/>
          <w:szCs w:val="20"/>
        </w:rPr>
        <w:t>.</w:t>
      </w:r>
    </w:p>
    <w:p w14:paraId="486CCB04" w14:textId="77777777" w:rsidR="003D4A22" w:rsidRPr="000B3348" w:rsidRDefault="003D4A22" w:rsidP="00E26FD8">
      <w:pPr>
        <w:pStyle w:val="NoSpacing"/>
        <w:jc w:val="both"/>
        <w:rPr>
          <w:rFonts w:ascii="Calibri" w:hAnsi="Calibri" w:cs="Calibri"/>
          <w:noProof/>
          <w:sz w:val="20"/>
          <w:szCs w:val="20"/>
        </w:rPr>
      </w:pPr>
    </w:p>
    <w:p w14:paraId="10B524F5" w14:textId="14625504"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 xml:space="preserve">Simulated relative hemodynamic changes between </w:t>
      </w:r>
      <w:r w:rsidR="00546F0C" w:rsidRPr="000B3348">
        <w:rPr>
          <w:rFonts w:ascii="Calibri" w:hAnsi="Calibri" w:cs="Calibri"/>
          <w:noProof/>
          <w:sz w:val="20"/>
          <w:szCs w:val="20"/>
        </w:rPr>
        <w:t xml:space="preserve">absence </w:t>
      </w:r>
      <w:r w:rsidRPr="000B3348">
        <w:rPr>
          <w:rFonts w:ascii="Calibri" w:hAnsi="Calibri" w:cs="Calibri"/>
          <w:noProof/>
          <w:sz w:val="20"/>
          <w:szCs w:val="20"/>
        </w:rPr>
        <w:t xml:space="preserve">and </w:t>
      </w:r>
      <w:r w:rsidR="00546F0C" w:rsidRPr="000B3348">
        <w:rPr>
          <w:rFonts w:ascii="Calibri" w:hAnsi="Calibri" w:cs="Calibri"/>
          <w:noProof/>
          <w:sz w:val="20"/>
          <w:szCs w:val="20"/>
        </w:rPr>
        <w:t xml:space="preserve">presence of transductal LtR shunt flow </w:t>
      </w:r>
      <w:r w:rsidRPr="000B3348">
        <w:rPr>
          <w:rFonts w:ascii="Calibri" w:hAnsi="Calibri" w:cs="Calibri"/>
          <w:noProof/>
          <w:sz w:val="20"/>
          <w:szCs w:val="20"/>
        </w:rPr>
        <w:t>closely match the target data</w:t>
      </w:r>
      <w:r w:rsidR="00927627" w:rsidRPr="000B3348">
        <w:rPr>
          <w:rFonts w:ascii="Calibri" w:hAnsi="Calibri" w:cs="Calibri"/>
          <w:noProof/>
          <w:sz w:val="20"/>
          <w:szCs w:val="20"/>
        </w:rPr>
        <w:t xml:space="preserve">. </w:t>
      </w:r>
      <w:r w:rsidRPr="000B3348">
        <w:rPr>
          <w:rFonts w:ascii="Calibri" w:hAnsi="Calibri" w:cs="Calibri"/>
          <w:noProof/>
          <w:sz w:val="20"/>
          <w:szCs w:val="20"/>
        </w:rPr>
        <w:t xml:space="preserve">Changes for the bidirectional shunt condition reproduce the correct direction and order of magnitude, though not the exact values. Notably, the model replicates the paradoxical reduction in LVO seen with bidirectional shunting, allowing further exploration of this finding. The model also generates Doppler and instantaneous flow patterns during ductal closure; Figure </w:t>
      </w:r>
      <w:r w:rsidR="001E246A" w:rsidRPr="000B3348">
        <w:rPr>
          <w:rFonts w:ascii="Calibri" w:hAnsi="Calibri" w:cs="Calibri"/>
          <w:noProof/>
          <w:sz w:val="20"/>
          <w:szCs w:val="20"/>
        </w:rPr>
        <w:t>5</w:t>
      </w:r>
      <w:r w:rsidRPr="000B3348">
        <w:rPr>
          <w:rFonts w:ascii="Calibri" w:hAnsi="Calibri" w:cs="Calibri"/>
          <w:noProof/>
          <w:sz w:val="20"/>
          <w:szCs w:val="20"/>
        </w:rPr>
        <w:t xml:space="preserve"> compares simulation outputs with published </w:t>
      </w:r>
      <w:r w:rsidR="00546F0C" w:rsidRPr="000B3348">
        <w:rPr>
          <w:rFonts w:ascii="Calibri" w:hAnsi="Calibri" w:cs="Calibri"/>
          <w:noProof/>
          <w:sz w:val="20"/>
          <w:szCs w:val="20"/>
        </w:rPr>
        <w:t xml:space="preserve">transductal </w:t>
      </w:r>
      <w:r w:rsidRPr="000B3348">
        <w:rPr>
          <w:rFonts w:ascii="Calibri" w:hAnsi="Calibri" w:cs="Calibri"/>
          <w:noProof/>
          <w:sz w:val="20"/>
          <w:szCs w:val="20"/>
        </w:rPr>
        <w:t>Doppler data.</w:t>
      </w:r>
    </w:p>
    <w:p w14:paraId="10578FF1" w14:textId="77777777" w:rsidR="003D4A22" w:rsidRPr="000B3348" w:rsidRDefault="003D4A22" w:rsidP="00E26FD8">
      <w:pPr>
        <w:pStyle w:val="NoSpacing"/>
        <w:jc w:val="both"/>
        <w:rPr>
          <w:rFonts w:ascii="Calibri" w:hAnsi="Calibri" w:cs="Calibri"/>
          <w:noProof/>
          <w:sz w:val="20"/>
          <w:szCs w:val="20"/>
        </w:rPr>
      </w:pPr>
    </w:p>
    <w:p w14:paraId="0A39C83A"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1CA8EAAD" wp14:editId="173FBC54">
            <wp:extent cx="4917661" cy="1326988"/>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51641" cy="1390126"/>
                    </a:xfrm>
                    <a:prstGeom prst="rect">
                      <a:avLst/>
                    </a:prstGeom>
                    <a:noFill/>
                    <a:ln>
                      <a:noFill/>
                    </a:ln>
                  </pic:spPr>
                </pic:pic>
              </a:graphicData>
            </a:graphic>
          </wp:inline>
        </w:drawing>
      </w:r>
    </w:p>
    <w:p w14:paraId="65C30AF8" w14:textId="77777777" w:rsidR="003D4A22" w:rsidRPr="000B3348" w:rsidRDefault="003D4A22" w:rsidP="00E26FD8">
      <w:pPr>
        <w:pStyle w:val="NoSpacing"/>
        <w:jc w:val="both"/>
        <w:rPr>
          <w:rFonts w:ascii="Calibri" w:hAnsi="Calibri" w:cs="Calibri"/>
          <w:noProof/>
          <w:sz w:val="20"/>
          <w:szCs w:val="20"/>
        </w:rPr>
      </w:pPr>
    </w:p>
    <w:p w14:paraId="0688CB40"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03288EF4" wp14:editId="4600CF1A">
            <wp:extent cx="4868402" cy="1333014"/>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93320" cy="1367218"/>
                    </a:xfrm>
                    <a:prstGeom prst="rect">
                      <a:avLst/>
                    </a:prstGeom>
                    <a:noFill/>
                    <a:ln>
                      <a:noFill/>
                    </a:ln>
                  </pic:spPr>
                </pic:pic>
              </a:graphicData>
            </a:graphic>
          </wp:inline>
        </w:drawing>
      </w:r>
    </w:p>
    <w:p w14:paraId="48EA1317" w14:textId="77777777" w:rsidR="003D4A22" w:rsidRPr="000B3348" w:rsidRDefault="003D4A22" w:rsidP="00E26FD8">
      <w:pPr>
        <w:pStyle w:val="NoSpacing"/>
        <w:jc w:val="both"/>
        <w:rPr>
          <w:rFonts w:ascii="Calibri" w:hAnsi="Calibri" w:cs="Calibri"/>
          <w:noProof/>
          <w:sz w:val="20"/>
          <w:szCs w:val="20"/>
        </w:rPr>
      </w:pPr>
    </w:p>
    <w:p w14:paraId="56EB4613"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2815F596" wp14:editId="6D7B3D80">
            <wp:extent cx="4910062" cy="1331433"/>
            <wp:effectExtent l="0" t="0" r="0" b="254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40725" cy="1448213"/>
                    </a:xfrm>
                    <a:prstGeom prst="rect">
                      <a:avLst/>
                    </a:prstGeom>
                    <a:noFill/>
                    <a:ln>
                      <a:noFill/>
                    </a:ln>
                  </pic:spPr>
                </pic:pic>
              </a:graphicData>
            </a:graphic>
          </wp:inline>
        </w:drawing>
      </w:r>
    </w:p>
    <w:p w14:paraId="1AEC3640" w14:textId="3D1E55EB"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 xml:space="preserve">Fig. </w:t>
      </w:r>
      <w:r w:rsidR="0049060A" w:rsidRPr="000B3348">
        <w:rPr>
          <w:rFonts w:ascii="Calibri" w:hAnsi="Calibri" w:cs="Calibri"/>
          <w:b/>
          <w:bCs/>
          <w:noProof/>
          <w:sz w:val="16"/>
          <w:szCs w:val="16"/>
        </w:rPr>
        <w:t>5</w:t>
      </w:r>
      <w:r w:rsidRPr="000B3348">
        <w:rPr>
          <w:rFonts w:ascii="Calibri" w:hAnsi="Calibri" w:cs="Calibri"/>
          <w:b/>
          <w:bCs/>
          <w:noProof/>
          <w:sz w:val="16"/>
          <w:szCs w:val="16"/>
        </w:rPr>
        <w:t>.</w:t>
      </w:r>
      <w:r w:rsidRPr="000B3348">
        <w:rPr>
          <w:rFonts w:ascii="Calibri" w:hAnsi="Calibri" w:cs="Calibri"/>
          <w:noProof/>
          <w:sz w:val="16"/>
          <w:szCs w:val="16"/>
        </w:rPr>
        <w:t xml:space="preserve"> Target PDA Doppler flow rate data from van Laere et al.</w:t>
      </w:r>
      <w:r w:rsidR="004471B3" w:rsidRPr="000B3348">
        <w:rPr>
          <w:rFonts w:ascii="Calibri" w:hAnsi="Calibri" w:cs="Calibri"/>
          <w:noProof/>
          <w:sz w:val="16"/>
          <w:szCs w:val="16"/>
        </w:rPr>
        <w:t xml:space="preserve"> </w:t>
      </w:r>
      <w:r w:rsidR="004471B3" w:rsidRPr="000B3348">
        <w:rPr>
          <w:rFonts w:ascii="Calibri" w:hAnsi="Calibri" w:cs="Calibri"/>
          <w:noProof/>
          <w:sz w:val="16"/>
          <w:szCs w:val="16"/>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16"/>
          <w:szCs w:val="16"/>
        </w:rPr>
        <w:instrText xml:space="preserve"> ADDIN EN.CITE </w:instrText>
      </w:r>
      <w:r w:rsidR="00EE7490" w:rsidRPr="000B3348">
        <w:rPr>
          <w:rFonts w:ascii="Calibri" w:hAnsi="Calibri" w:cs="Calibri"/>
          <w:noProof/>
          <w:sz w:val="16"/>
          <w:szCs w:val="16"/>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16"/>
          <w:szCs w:val="16"/>
        </w:rPr>
        <w:instrText xml:space="preserve"> ADDIN EN.CITE.DATA </w:instrText>
      </w:r>
      <w:r w:rsidR="00EE7490" w:rsidRPr="000B3348">
        <w:rPr>
          <w:rFonts w:ascii="Calibri" w:hAnsi="Calibri" w:cs="Calibri"/>
          <w:noProof/>
          <w:sz w:val="16"/>
          <w:szCs w:val="16"/>
        </w:rPr>
      </w:r>
      <w:r w:rsidR="00EE7490" w:rsidRPr="000B3348">
        <w:rPr>
          <w:rFonts w:ascii="Calibri" w:hAnsi="Calibri" w:cs="Calibri"/>
          <w:noProof/>
          <w:sz w:val="16"/>
          <w:szCs w:val="16"/>
        </w:rPr>
        <w:fldChar w:fldCharType="end"/>
      </w:r>
      <w:r w:rsidR="004471B3" w:rsidRPr="000B3348">
        <w:rPr>
          <w:rFonts w:ascii="Calibri" w:hAnsi="Calibri" w:cs="Calibri"/>
          <w:noProof/>
          <w:sz w:val="16"/>
          <w:szCs w:val="16"/>
        </w:rPr>
      </w:r>
      <w:r w:rsidR="004471B3" w:rsidRPr="000B3348">
        <w:rPr>
          <w:rFonts w:ascii="Calibri" w:hAnsi="Calibri" w:cs="Calibri"/>
          <w:noProof/>
          <w:sz w:val="16"/>
          <w:szCs w:val="16"/>
        </w:rPr>
        <w:fldChar w:fldCharType="separate"/>
      </w:r>
      <w:r w:rsidR="00EE7490" w:rsidRPr="000B3348">
        <w:rPr>
          <w:rFonts w:ascii="Calibri" w:hAnsi="Calibri" w:cs="Calibri"/>
          <w:noProof/>
          <w:sz w:val="16"/>
          <w:szCs w:val="16"/>
        </w:rPr>
        <w:t>[22]</w:t>
      </w:r>
      <w:r w:rsidR="004471B3" w:rsidRPr="000B3348">
        <w:rPr>
          <w:rFonts w:ascii="Calibri" w:hAnsi="Calibri" w:cs="Calibri"/>
          <w:noProof/>
          <w:sz w:val="16"/>
          <w:szCs w:val="16"/>
        </w:rPr>
        <w:fldChar w:fldCharType="end"/>
      </w:r>
      <w:r w:rsidR="004471B3" w:rsidRPr="000B3348">
        <w:rPr>
          <w:rFonts w:ascii="Calibri" w:hAnsi="Calibri" w:cs="Calibri"/>
          <w:noProof/>
          <w:sz w:val="16"/>
          <w:szCs w:val="16"/>
        </w:rPr>
        <w:t xml:space="preserve"> </w:t>
      </w:r>
      <w:r w:rsidRPr="000B3348">
        <w:rPr>
          <w:rFonts w:ascii="Calibri" w:hAnsi="Calibri" w:cs="Calibri"/>
          <w:noProof/>
          <w:sz w:val="16"/>
          <w:szCs w:val="16"/>
        </w:rPr>
        <w:t>(left) and simulation results (right).</w:t>
      </w:r>
    </w:p>
    <w:p w14:paraId="72E9E593" w14:textId="77777777" w:rsidR="003D4A22" w:rsidRPr="000B3348" w:rsidRDefault="003D4A22" w:rsidP="00E26FD8">
      <w:pPr>
        <w:pStyle w:val="NoSpacing"/>
        <w:jc w:val="both"/>
        <w:rPr>
          <w:rFonts w:ascii="Calibri" w:hAnsi="Calibri" w:cs="Calibri"/>
          <w:noProof/>
          <w:sz w:val="20"/>
          <w:szCs w:val="20"/>
        </w:rPr>
      </w:pPr>
    </w:p>
    <w:p w14:paraId="12193EAD"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 xml:space="preserve">There is again a very close match of simulation results to target data.  A somewhat minor, but very noteworthy observation in the target data: a very short </w:t>
      </w:r>
      <w:commentRangeStart w:id="18"/>
      <w:commentRangeStart w:id="19"/>
      <w:r w:rsidRPr="000B3348">
        <w:rPr>
          <w:rFonts w:ascii="Calibri" w:hAnsi="Calibri" w:cs="Calibri"/>
          <w:noProof/>
          <w:sz w:val="20"/>
          <w:szCs w:val="20"/>
        </w:rPr>
        <w:t xml:space="preserve">early-systolic dip </w:t>
      </w:r>
      <w:commentRangeEnd w:id="18"/>
      <w:r w:rsidR="00546F0C" w:rsidRPr="000B3348">
        <w:rPr>
          <w:rStyle w:val="CommentReference"/>
          <w:rFonts w:ascii="Calibri" w:hAnsi="Calibri" w:cs="Calibri"/>
          <w:snapToGrid w:val="0"/>
        </w:rPr>
        <w:commentReference w:id="18"/>
      </w:r>
      <w:commentRangeEnd w:id="19"/>
      <w:r w:rsidR="00654F10" w:rsidRPr="000B3348">
        <w:rPr>
          <w:rStyle w:val="CommentReference"/>
          <w:rFonts w:ascii="Calibri" w:hAnsi="Calibri" w:cs="Calibri"/>
          <w:snapToGrid w:val="0"/>
        </w:rPr>
        <w:commentReference w:id="19"/>
      </w:r>
      <w:r w:rsidRPr="000B3348">
        <w:rPr>
          <w:rFonts w:ascii="Calibri" w:hAnsi="Calibri" w:cs="Calibri"/>
          <w:noProof/>
          <w:sz w:val="20"/>
          <w:szCs w:val="20"/>
        </w:rPr>
        <w:t>in Doppler velocity data for restrictive LtoR flow, is matched by model output.</w:t>
      </w:r>
      <w:bookmarkEnd w:id="16"/>
      <w:bookmarkEnd w:id="17"/>
    </w:p>
    <w:p w14:paraId="6D863981" w14:textId="77777777" w:rsidR="003D4A22" w:rsidRPr="000B3348" w:rsidRDefault="003D4A22" w:rsidP="00E26FD8">
      <w:pPr>
        <w:pStyle w:val="NoSpacing"/>
        <w:jc w:val="both"/>
        <w:rPr>
          <w:rFonts w:ascii="Calibri" w:hAnsi="Calibri" w:cs="Calibri"/>
          <w:noProof/>
          <w:sz w:val="20"/>
          <w:szCs w:val="20"/>
        </w:rPr>
      </w:pPr>
    </w:p>
    <w:p w14:paraId="5158EEB7" w14:textId="6924847D"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 xml:space="preserve">3.1.3 </w:t>
      </w:r>
      <w:r w:rsidR="0049060A" w:rsidRPr="000B3348">
        <w:rPr>
          <w:rFonts w:ascii="Calibri" w:hAnsi="Calibri" w:cs="Calibri"/>
          <w:b/>
          <w:bCs/>
          <w:noProof/>
          <w:sz w:val="20"/>
          <w:szCs w:val="20"/>
        </w:rPr>
        <w:t>P</w:t>
      </w:r>
      <w:r w:rsidRPr="000B3348">
        <w:rPr>
          <w:rFonts w:ascii="Calibri" w:hAnsi="Calibri" w:cs="Calibri"/>
          <w:b/>
          <w:bCs/>
          <w:noProof/>
          <w:sz w:val="20"/>
          <w:szCs w:val="20"/>
        </w:rPr>
        <w:t>ulmonary hypertension (PH)</w:t>
      </w:r>
    </w:p>
    <w:p w14:paraId="0E760722" w14:textId="3E26FF97" w:rsidR="003D4A22" w:rsidRPr="000B3348" w:rsidRDefault="003D4A22" w:rsidP="00E26FD8">
      <w:pPr>
        <w:pStyle w:val="NormalWeb"/>
        <w:ind w:firstLine="708"/>
        <w:jc w:val="both"/>
        <w:rPr>
          <w:rFonts w:ascii="Calibri" w:hAnsi="Calibri" w:cs="Calibri"/>
          <w:noProof/>
          <w:color w:val="EE0000"/>
          <w:sz w:val="20"/>
          <w:szCs w:val="20"/>
        </w:rPr>
      </w:pPr>
      <w:r w:rsidRPr="000B3348">
        <w:rPr>
          <w:rFonts w:ascii="Calibri" w:hAnsi="Calibri" w:cs="Calibri"/>
          <w:noProof/>
          <w:sz w:val="20"/>
          <w:szCs w:val="20"/>
        </w:rPr>
        <w:lastRenderedPageBreak/>
        <w:t>Pulmonary hypertension (PH) involves elevated pulmonary vascular resistance with right-to-left shunting through the ductus arteriosus and/or foramen ovale. Invasive neonatal hemodynamic data are scarce because cardiac catheterization is rarely performed; most clinical assessment relies on echocardiography. Jones et 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[23]</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 xml:space="preserve">report representative pressures, flows, and oxygen saturations across PH stages, reflecting current clinical understanding despite limited pooled data. </w:t>
      </w:r>
      <w:r w:rsidRPr="000B3348">
        <w:rPr>
          <w:rFonts w:ascii="Calibri" w:hAnsi="Calibri" w:cs="Calibri"/>
          <w:noProof/>
          <w:color w:val="000000"/>
          <w:sz w:val="20"/>
          <w:szCs w:val="20"/>
        </w:rPr>
        <w:t>In the EXPLAIN model, pulmonary hypertension is simulated by increasing the resistance in the pathways connecting the left and right pulmonary artery capacitance (PAAL, PAAR) to the left and right lung capacitance (LL, RL) and by modifying the baseline elastance of the pulmonary arteries capacitance to represent varying degrees of severity.</w:t>
      </w:r>
    </w:p>
    <w:tbl>
      <w:tblPr>
        <w:tblStyle w:val="TableGrid"/>
        <w:tblW w:w="0" w:type="auto"/>
        <w:tblLook w:val="04A0" w:firstRow="1" w:lastRow="0" w:firstColumn="1" w:lastColumn="0" w:noHBand="0" w:noVBand="1"/>
      </w:tblPr>
      <w:tblGrid>
        <w:gridCol w:w="985"/>
        <w:gridCol w:w="1170"/>
        <w:gridCol w:w="1440"/>
        <w:gridCol w:w="1620"/>
        <w:gridCol w:w="1170"/>
        <w:gridCol w:w="1350"/>
        <w:gridCol w:w="1327"/>
      </w:tblGrid>
      <w:tr w:rsidR="003D4A22" w:rsidRPr="000B3348" w14:paraId="68AACD73" w14:textId="77777777" w:rsidTr="00547C97">
        <w:trPr>
          <w:trHeight w:val="400"/>
        </w:trPr>
        <w:tc>
          <w:tcPr>
            <w:tcW w:w="985" w:type="dxa"/>
            <w:vAlign w:val="center"/>
          </w:tcPr>
          <w:p w14:paraId="60FC5BEC" w14:textId="77777777" w:rsidR="003D4A22" w:rsidRPr="000B3348" w:rsidRDefault="003D4A22" w:rsidP="00397336">
            <w:pPr>
              <w:pStyle w:val="NoSpacing"/>
              <w:spacing w:before="0"/>
              <w:jc w:val="center"/>
              <w:rPr>
                <w:rFonts w:ascii="Calibri" w:hAnsi="Calibri" w:cs="Calibri"/>
                <w:b/>
                <w:bCs/>
                <w:noProof/>
                <w:sz w:val="20"/>
                <w:szCs w:val="20"/>
                <w:lang w:val="en-US"/>
              </w:rPr>
            </w:pPr>
          </w:p>
        </w:tc>
        <w:tc>
          <w:tcPr>
            <w:tcW w:w="4230" w:type="dxa"/>
            <w:gridSpan w:val="3"/>
            <w:vAlign w:val="center"/>
          </w:tcPr>
          <w:p w14:paraId="3FF1DB87" w14:textId="3F27A34D"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3847" w:type="dxa"/>
            <w:gridSpan w:val="3"/>
            <w:vAlign w:val="center"/>
          </w:tcPr>
          <w:p w14:paraId="09FDCCE9" w14:textId="77777777" w:rsidR="003D4A22" w:rsidRPr="000B3348" w:rsidRDefault="003D4A22" w:rsidP="00397336">
            <w:pPr>
              <w:pStyle w:val="NoSpacing"/>
              <w:spacing w:before="0"/>
              <w:jc w:val="center"/>
              <w:rPr>
                <w:rFonts w:ascii="Calibri" w:hAnsi="Calibri" w:cs="Calibri"/>
                <w:b/>
                <w:bCs/>
                <w:noProof/>
                <w:sz w:val="20"/>
                <w:szCs w:val="20"/>
                <w:lang w:val="en-US"/>
              </w:rPr>
            </w:pPr>
            <w:commentRangeStart w:id="20"/>
            <w:commentRangeStart w:id="21"/>
            <w:r w:rsidRPr="000B3348">
              <w:rPr>
                <w:rFonts w:ascii="Calibri" w:hAnsi="Calibri" w:cs="Calibri"/>
                <w:b/>
                <w:bCs/>
                <w:noProof/>
                <w:sz w:val="20"/>
                <w:szCs w:val="20"/>
                <w:lang w:val="en-US"/>
              </w:rPr>
              <w:t>Simulation results</w:t>
            </w:r>
            <w:commentRangeEnd w:id="20"/>
            <w:r w:rsidR="007D4800" w:rsidRPr="000B3348">
              <w:rPr>
                <w:rStyle w:val="CommentReference"/>
                <w:rFonts w:ascii="Calibri" w:hAnsi="Calibri" w:cs="Calibri"/>
                <w:snapToGrid w:val="0"/>
                <w:lang w:val="en-US"/>
              </w:rPr>
              <w:commentReference w:id="20"/>
            </w:r>
            <w:commentRangeEnd w:id="21"/>
            <w:r w:rsidR="00654F10" w:rsidRPr="000B3348">
              <w:rPr>
                <w:rStyle w:val="CommentReference"/>
                <w:rFonts w:ascii="Calibri" w:hAnsi="Calibri" w:cs="Calibri"/>
                <w:snapToGrid w:val="0"/>
                <w:lang w:val="en-US"/>
              </w:rPr>
              <w:commentReference w:id="21"/>
            </w:r>
          </w:p>
        </w:tc>
      </w:tr>
      <w:tr w:rsidR="003D4A22" w:rsidRPr="000B3348" w14:paraId="442B709F" w14:textId="77777777" w:rsidTr="00547C97">
        <w:tc>
          <w:tcPr>
            <w:tcW w:w="985" w:type="dxa"/>
            <w:vAlign w:val="center"/>
          </w:tcPr>
          <w:p w14:paraId="7B98A790" w14:textId="77777777" w:rsidR="003D4A22" w:rsidRPr="000B3348" w:rsidRDefault="003D4A22" w:rsidP="00397336">
            <w:pPr>
              <w:pStyle w:val="NoSpacing"/>
              <w:spacing w:before="0"/>
              <w:jc w:val="center"/>
              <w:rPr>
                <w:rFonts w:ascii="Calibri" w:hAnsi="Calibri" w:cs="Calibri"/>
                <w:noProof/>
                <w:sz w:val="20"/>
                <w:szCs w:val="20"/>
                <w:lang w:val="en-US"/>
              </w:rPr>
            </w:pPr>
          </w:p>
        </w:tc>
        <w:tc>
          <w:tcPr>
            <w:tcW w:w="1170" w:type="dxa"/>
            <w:vAlign w:val="center"/>
          </w:tcPr>
          <w:p w14:paraId="7160EA97" w14:textId="1A548BB0"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Early PH</w:t>
            </w:r>
          </w:p>
        </w:tc>
        <w:tc>
          <w:tcPr>
            <w:tcW w:w="1440" w:type="dxa"/>
            <w:vAlign w:val="center"/>
          </w:tcPr>
          <w:p w14:paraId="23FAF6EE" w14:textId="32CA0FF4" w:rsidR="00547C97" w:rsidRPr="000B3348" w:rsidRDefault="003D4A22" w:rsidP="00547C97">
            <w:pPr>
              <w:pStyle w:val="NoSpacing"/>
              <w:spacing w:before="0"/>
              <w:jc w:val="center"/>
              <w:rPr>
                <w:rFonts w:ascii="Calibri" w:hAnsi="Calibri" w:cs="Calibri"/>
                <w:b/>
                <w:bCs/>
                <w:noProof/>
                <w:sz w:val="20"/>
                <w:szCs w:val="20"/>
                <w:lang w:val="en-US"/>
              </w:rPr>
            </w:pPr>
            <w:commentRangeStart w:id="22"/>
            <w:r w:rsidRPr="000B3348">
              <w:rPr>
                <w:rFonts w:ascii="Calibri" w:hAnsi="Calibri" w:cs="Calibri"/>
                <w:b/>
                <w:bCs/>
                <w:noProof/>
                <w:sz w:val="20"/>
                <w:szCs w:val="20"/>
                <w:lang w:val="en-US"/>
              </w:rPr>
              <w:t>Severe PH</w:t>
            </w:r>
            <w:commentRangeEnd w:id="22"/>
          </w:p>
          <w:p w14:paraId="2E14A814" w14:textId="55A487CF" w:rsidR="003D4A22" w:rsidRPr="000B3348" w:rsidRDefault="00547C97" w:rsidP="00547C97">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no PDA</w:t>
            </w:r>
            <w:r w:rsidR="00317A46" w:rsidRPr="000B3348">
              <w:rPr>
                <w:rStyle w:val="CommentReference"/>
                <w:rFonts w:ascii="Calibri" w:hAnsi="Calibri" w:cs="Calibri"/>
                <w:snapToGrid w:val="0"/>
                <w:sz w:val="20"/>
                <w:szCs w:val="20"/>
                <w:lang w:val="en-US"/>
              </w:rPr>
              <w:commentReference w:id="22"/>
            </w:r>
          </w:p>
        </w:tc>
        <w:tc>
          <w:tcPr>
            <w:tcW w:w="1620" w:type="dxa"/>
            <w:vAlign w:val="center"/>
          </w:tcPr>
          <w:p w14:paraId="6980DF74" w14:textId="77777777"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Severe PPHN with PDA</w:t>
            </w:r>
          </w:p>
        </w:tc>
        <w:tc>
          <w:tcPr>
            <w:tcW w:w="1170" w:type="dxa"/>
            <w:vAlign w:val="center"/>
          </w:tcPr>
          <w:p w14:paraId="10095D54" w14:textId="415A0E79"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Early PH</w:t>
            </w:r>
          </w:p>
        </w:tc>
        <w:tc>
          <w:tcPr>
            <w:tcW w:w="1350" w:type="dxa"/>
            <w:vAlign w:val="center"/>
          </w:tcPr>
          <w:p w14:paraId="4C63136A" w14:textId="77777777" w:rsidR="003D4A22" w:rsidRPr="000B3348" w:rsidRDefault="003D4A22" w:rsidP="00397336">
            <w:pPr>
              <w:pStyle w:val="NoSpacing"/>
              <w:spacing w:before="0"/>
              <w:jc w:val="center"/>
              <w:rPr>
                <w:rFonts w:ascii="Calibri" w:hAnsi="Calibri" w:cs="Calibri"/>
                <w:b/>
                <w:bCs/>
                <w:noProof/>
                <w:sz w:val="20"/>
                <w:szCs w:val="20"/>
                <w:lang w:val="en-US"/>
              </w:rPr>
            </w:pPr>
            <w:commentRangeStart w:id="23"/>
            <w:r w:rsidRPr="000B3348">
              <w:rPr>
                <w:rFonts w:ascii="Calibri" w:hAnsi="Calibri" w:cs="Calibri"/>
                <w:b/>
                <w:bCs/>
                <w:noProof/>
                <w:sz w:val="20"/>
                <w:szCs w:val="20"/>
                <w:lang w:val="en-US"/>
              </w:rPr>
              <w:t>Severe PH</w:t>
            </w:r>
            <w:commentRangeEnd w:id="23"/>
            <w:r w:rsidR="00317A46" w:rsidRPr="000B3348">
              <w:rPr>
                <w:rStyle w:val="CommentReference"/>
                <w:rFonts w:ascii="Calibri" w:hAnsi="Calibri" w:cs="Calibri"/>
                <w:snapToGrid w:val="0"/>
                <w:lang w:val="en-US"/>
              </w:rPr>
              <w:commentReference w:id="23"/>
            </w:r>
          </w:p>
          <w:p w14:paraId="524E207A" w14:textId="3AE2BAB5" w:rsidR="00547C97" w:rsidRPr="000B3348" w:rsidRDefault="00547C97"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327" w:type="dxa"/>
            <w:vAlign w:val="center"/>
          </w:tcPr>
          <w:p w14:paraId="1A40D4AB" w14:textId="6B9B64A7"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Severe PH with PDA</w:t>
            </w:r>
          </w:p>
        </w:tc>
      </w:tr>
      <w:tr w:rsidR="003D4A22" w:rsidRPr="000B3348" w14:paraId="239AC420" w14:textId="77777777" w:rsidTr="00547C97">
        <w:tc>
          <w:tcPr>
            <w:tcW w:w="985" w:type="dxa"/>
            <w:vAlign w:val="center"/>
          </w:tcPr>
          <w:p w14:paraId="518C6F0F" w14:textId="30B866C4"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p</w:t>
            </w:r>
          </w:p>
        </w:tc>
        <w:tc>
          <w:tcPr>
            <w:tcW w:w="1170" w:type="dxa"/>
            <w:vAlign w:val="center"/>
          </w:tcPr>
          <w:p w14:paraId="138D707D" w14:textId="3E0440E2"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440" w:type="dxa"/>
            <w:vAlign w:val="center"/>
          </w:tcPr>
          <w:p w14:paraId="34211D50" w14:textId="609EF473"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12</w:t>
            </w:r>
            <w:r w:rsidR="005139EA" w:rsidRPr="000B3348">
              <w:rPr>
                <w:rFonts w:ascii="Calibri" w:hAnsi="Calibri" w:cs="Calibri"/>
                <w:noProof/>
                <w:sz w:val="20"/>
                <w:szCs w:val="20"/>
                <w:lang w:val="en-US"/>
              </w:rPr>
              <w:t>6</w:t>
            </w:r>
          </w:p>
        </w:tc>
        <w:tc>
          <w:tcPr>
            <w:tcW w:w="1620" w:type="dxa"/>
            <w:vAlign w:val="center"/>
          </w:tcPr>
          <w:p w14:paraId="756E5ED9" w14:textId="63786A5E" w:rsidR="003D4A22" w:rsidRPr="000B3348" w:rsidRDefault="003D4A22"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10</w:t>
            </w:r>
            <w:r w:rsidR="005139EA" w:rsidRPr="000B3348">
              <w:rPr>
                <w:rFonts w:ascii="Calibri" w:hAnsi="Calibri" w:cs="Calibri"/>
                <w:noProof/>
                <w:sz w:val="20"/>
                <w:szCs w:val="20"/>
                <w:lang w:val="en-US"/>
              </w:rPr>
              <w:t>1</w:t>
            </w:r>
          </w:p>
        </w:tc>
        <w:tc>
          <w:tcPr>
            <w:tcW w:w="1170" w:type="dxa"/>
            <w:vAlign w:val="center"/>
          </w:tcPr>
          <w:p w14:paraId="2639B467" w14:textId="339D5DEB" w:rsidR="003D4A22" w:rsidRPr="000B3348" w:rsidRDefault="004E02AF"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179</w:t>
            </w:r>
          </w:p>
        </w:tc>
        <w:tc>
          <w:tcPr>
            <w:tcW w:w="1350" w:type="dxa"/>
            <w:vAlign w:val="center"/>
          </w:tcPr>
          <w:p w14:paraId="0ECA99C7" w14:textId="77B65C22"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w:t>
            </w:r>
            <w:r w:rsidR="00210DF9" w:rsidRPr="000B3348">
              <w:rPr>
                <w:rFonts w:ascii="Calibri" w:hAnsi="Calibri" w:cs="Calibri"/>
                <w:noProof/>
                <w:sz w:val="20"/>
                <w:szCs w:val="20"/>
                <w:lang w:val="en-US"/>
              </w:rPr>
              <w:t>32</w:t>
            </w:r>
          </w:p>
        </w:tc>
        <w:tc>
          <w:tcPr>
            <w:tcW w:w="1327" w:type="dxa"/>
            <w:vAlign w:val="center"/>
          </w:tcPr>
          <w:p w14:paraId="0D7A3047" w14:textId="50A07036"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105</w:t>
            </w:r>
          </w:p>
        </w:tc>
      </w:tr>
      <w:tr w:rsidR="003D4A22" w:rsidRPr="000B3348" w14:paraId="0D439B50" w14:textId="77777777" w:rsidTr="00547C97">
        <w:tc>
          <w:tcPr>
            <w:tcW w:w="985" w:type="dxa"/>
            <w:vAlign w:val="center"/>
          </w:tcPr>
          <w:p w14:paraId="0362B92D" w14:textId="34390638"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s</w:t>
            </w:r>
          </w:p>
        </w:tc>
        <w:tc>
          <w:tcPr>
            <w:tcW w:w="1170" w:type="dxa"/>
            <w:vAlign w:val="center"/>
          </w:tcPr>
          <w:p w14:paraId="7D6693A3" w14:textId="7DF83515"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440" w:type="dxa"/>
            <w:vAlign w:val="center"/>
          </w:tcPr>
          <w:p w14:paraId="633ADF6E" w14:textId="3351E3D5"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13</w:t>
            </w:r>
            <w:r w:rsidR="005139EA" w:rsidRPr="000B3348">
              <w:rPr>
                <w:rFonts w:ascii="Calibri" w:hAnsi="Calibri" w:cs="Calibri"/>
                <w:noProof/>
                <w:sz w:val="20"/>
                <w:szCs w:val="20"/>
                <w:lang w:val="en-US"/>
              </w:rPr>
              <w:t>2</w:t>
            </w:r>
          </w:p>
        </w:tc>
        <w:tc>
          <w:tcPr>
            <w:tcW w:w="1620" w:type="dxa"/>
            <w:vAlign w:val="center"/>
          </w:tcPr>
          <w:p w14:paraId="649A6B88" w14:textId="20A9FED6" w:rsidR="003D4A22" w:rsidRPr="000B3348" w:rsidRDefault="003D4A22"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170" w:type="dxa"/>
            <w:vAlign w:val="center"/>
          </w:tcPr>
          <w:p w14:paraId="131C21D1" w14:textId="17916DC6" w:rsidR="003D4A22" w:rsidRPr="000B3348" w:rsidRDefault="004E02AF"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179</w:t>
            </w:r>
          </w:p>
        </w:tc>
        <w:tc>
          <w:tcPr>
            <w:tcW w:w="1350" w:type="dxa"/>
            <w:vAlign w:val="center"/>
          </w:tcPr>
          <w:p w14:paraId="394A077F" w14:textId="3AC0E33C"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143</w:t>
            </w:r>
          </w:p>
        </w:tc>
        <w:tc>
          <w:tcPr>
            <w:tcW w:w="1327" w:type="dxa"/>
            <w:vAlign w:val="center"/>
          </w:tcPr>
          <w:p w14:paraId="680E724B" w14:textId="6B3174A9"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178</w:t>
            </w:r>
          </w:p>
        </w:tc>
      </w:tr>
      <w:tr w:rsidR="003D4A22" w:rsidRPr="000B3348" w14:paraId="4AC13D2B" w14:textId="77777777" w:rsidTr="00547C97">
        <w:tc>
          <w:tcPr>
            <w:tcW w:w="985" w:type="dxa"/>
            <w:vAlign w:val="center"/>
          </w:tcPr>
          <w:p w14:paraId="75AA0D66" w14:textId="5C26B5BD"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p</w:t>
            </w: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s</w:t>
            </w:r>
          </w:p>
        </w:tc>
        <w:tc>
          <w:tcPr>
            <w:tcW w:w="1170" w:type="dxa"/>
            <w:vAlign w:val="center"/>
          </w:tcPr>
          <w:p w14:paraId="17D0EAE2" w14:textId="5398CD77"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1.0</w:t>
            </w:r>
          </w:p>
        </w:tc>
        <w:tc>
          <w:tcPr>
            <w:tcW w:w="1440" w:type="dxa"/>
            <w:vAlign w:val="center"/>
          </w:tcPr>
          <w:p w14:paraId="44CF9813" w14:textId="0CC21DB0"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0.95</w:t>
            </w:r>
          </w:p>
        </w:tc>
        <w:tc>
          <w:tcPr>
            <w:tcW w:w="1620" w:type="dxa"/>
            <w:vAlign w:val="center"/>
          </w:tcPr>
          <w:p w14:paraId="6B09DEAD" w14:textId="459047F3" w:rsidR="003D4A22" w:rsidRPr="000B3348" w:rsidRDefault="005139EA"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0.57</w:t>
            </w:r>
          </w:p>
        </w:tc>
        <w:tc>
          <w:tcPr>
            <w:tcW w:w="1170" w:type="dxa"/>
            <w:vAlign w:val="center"/>
          </w:tcPr>
          <w:p w14:paraId="74B08184" w14:textId="769714B2"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1.0</w:t>
            </w:r>
          </w:p>
        </w:tc>
        <w:tc>
          <w:tcPr>
            <w:tcW w:w="1350" w:type="dxa"/>
            <w:vAlign w:val="center"/>
          </w:tcPr>
          <w:p w14:paraId="326589BC" w14:textId="1A292DC4"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0.92</w:t>
            </w:r>
          </w:p>
        </w:tc>
        <w:tc>
          <w:tcPr>
            <w:tcW w:w="1327" w:type="dxa"/>
            <w:vAlign w:val="center"/>
          </w:tcPr>
          <w:p w14:paraId="7C61B09C" w14:textId="0291FE97"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0.59</w:t>
            </w:r>
          </w:p>
        </w:tc>
      </w:tr>
      <w:tr w:rsidR="003D4A22" w:rsidRPr="000B3348" w14:paraId="444B97F9" w14:textId="77777777" w:rsidTr="00547C97">
        <w:tc>
          <w:tcPr>
            <w:tcW w:w="985" w:type="dxa"/>
            <w:vAlign w:val="center"/>
          </w:tcPr>
          <w:p w14:paraId="7254750F" w14:textId="53182DFA"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TPG</w:t>
            </w:r>
          </w:p>
        </w:tc>
        <w:tc>
          <w:tcPr>
            <w:tcW w:w="1170" w:type="dxa"/>
            <w:vAlign w:val="center"/>
          </w:tcPr>
          <w:p w14:paraId="2D1BA382" w14:textId="32039FA5"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34</w:t>
            </w:r>
          </w:p>
        </w:tc>
        <w:tc>
          <w:tcPr>
            <w:tcW w:w="1440" w:type="dxa"/>
            <w:vAlign w:val="center"/>
          </w:tcPr>
          <w:p w14:paraId="185C6AA6" w14:textId="34573C87"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48</w:t>
            </w:r>
          </w:p>
        </w:tc>
        <w:tc>
          <w:tcPr>
            <w:tcW w:w="1620" w:type="dxa"/>
            <w:vAlign w:val="center"/>
          </w:tcPr>
          <w:p w14:paraId="2C743387" w14:textId="1BA41CD7" w:rsidR="003D4A22" w:rsidRPr="000B3348" w:rsidRDefault="005139EA"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36</w:t>
            </w:r>
          </w:p>
        </w:tc>
        <w:tc>
          <w:tcPr>
            <w:tcW w:w="1170" w:type="dxa"/>
            <w:vAlign w:val="center"/>
          </w:tcPr>
          <w:p w14:paraId="00E997FD" w14:textId="2A17B174"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35</w:t>
            </w:r>
          </w:p>
        </w:tc>
        <w:tc>
          <w:tcPr>
            <w:tcW w:w="1350" w:type="dxa"/>
            <w:vAlign w:val="center"/>
          </w:tcPr>
          <w:p w14:paraId="1C788580" w14:textId="76EE4D5B"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47</w:t>
            </w:r>
          </w:p>
        </w:tc>
        <w:tc>
          <w:tcPr>
            <w:tcW w:w="1327" w:type="dxa"/>
            <w:vAlign w:val="center"/>
          </w:tcPr>
          <w:p w14:paraId="56A64901" w14:textId="0A3CC21C"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37</w:t>
            </w:r>
          </w:p>
        </w:tc>
      </w:tr>
      <w:tr w:rsidR="003D4A22" w:rsidRPr="000B3348" w14:paraId="71701D04" w14:textId="77777777" w:rsidTr="00547C97">
        <w:tc>
          <w:tcPr>
            <w:tcW w:w="985" w:type="dxa"/>
            <w:vAlign w:val="center"/>
          </w:tcPr>
          <w:p w14:paraId="2311FD35" w14:textId="13CF45CE" w:rsidR="003D4A22" w:rsidRPr="000B3348" w:rsidRDefault="00B223FB"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PVR</w:t>
            </w:r>
          </w:p>
        </w:tc>
        <w:tc>
          <w:tcPr>
            <w:tcW w:w="1170" w:type="dxa"/>
            <w:vAlign w:val="center"/>
          </w:tcPr>
          <w:p w14:paraId="042B9441" w14:textId="1F89CE19"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0.19</w:t>
            </w:r>
          </w:p>
        </w:tc>
        <w:tc>
          <w:tcPr>
            <w:tcW w:w="1440" w:type="dxa"/>
            <w:vAlign w:val="center"/>
          </w:tcPr>
          <w:p w14:paraId="16E3255B" w14:textId="64EE6DDC"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0.38</w:t>
            </w:r>
          </w:p>
        </w:tc>
        <w:tc>
          <w:tcPr>
            <w:tcW w:w="1620" w:type="dxa"/>
            <w:vAlign w:val="center"/>
          </w:tcPr>
          <w:p w14:paraId="231CE030" w14:textId="6A31B410"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0.36</w:t>
            </w:r>
          </w:p>
        </w:tc>
        <w:tc>
          <w:tcPr>
            <w:tcW w:w="1170" w:type="dxa"/>
            <w:vAlign w:val="center"/>
          </w:tcPr>
          <w:p w14:paraId="25D159E5" w14:textId="6B7CB52D"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0.19</w:t>
            </w:r>
          </w:p>
        </w:tc>
        <w:tc>
          <w:tcPr>
            <w:tcW w:w="1350" w:type="dxa"/>
            <w:vAlign w:val="center"/>
          </w:tcPr>
          <w:p w14:paraId="6B727277" w14:textId="223CAC3D"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0.36</w:t>
            </w:r>
          </w:p>
        </w:tc>
        <w:tc>
          <w:tcPr>
            <w:tcW w:w="1327" w:type="dxa"/>
            <w:vAlign w:val="center"/>
          </w:tcPr>
          <w:p w14:paraId="209E3BFD" w14:textId="07213FFC"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0.37</w:t>
            </w:r>
          </w:p>
        </w:tc>
      </w:tr>
      <w:tr w:rsidR="00652D1C" w:rsidRPr="000B3348" w14:paraId="5A9A29EB" w14:textId="77777777" w:rsidTr="00547C97">
        <w:tc>
          <w:tcPr>
            <w:tcW w:w="985" w:type="dxa"/>
            <w:vAlign w:val="center"/>
          </w:tcPr>
          <w:p w14:paraId="06490DB2" w14:textId="37F62B80" w:rsidR="00652D1C"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RVP</w:t>
            </w:r>
          </w:p>
        </w:tc>
        <w:tc>
          <w:tcPr>
            <w:tcW w:w="1170" w:type="dxa"/>
            <w:vAlign w:val="center"/>
          </w:tcPr>
          <w:p w14:paraId="3B9F1000" w14:textId="6E1F8072"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58/7</w:t>
            </w:r>
          </w:p>
        </w:tc>
        <w:tc>
          <w:tcPr>
            <w:tcW w:w="1440" w:type="dxa"/>
            <w:vAlign w:val="center"/>
          </w:tcPr>
          <w:p w14:paraId="60359B87" w14:textId="5723E2FC"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70/8</w:t>
            </w:r>
          </w:p>
        </w:tc>
        <w:tc>
          <w:tcPr>
            <w:tcW w:w="1620" w:type="dxa"/>
            <w:vAlign w:val="center"/>
          </w:tcPr>
          <w:p w14:paraId="039C677C" w14:textId="3CCDF249"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60/7</w:t>
            </w:r>
          </w:p>
        </w:tc>
        <w:tc>
          <w:tcPr>
            <w:tcW w:w="1170" w:type="dxa"/>
            <w:vAlign w:val="center"/>
          </w:tcPr>
          <w:p w14:paraId="223AA091" w14:textId="3A798E23"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55/7</w:t>
            </w:r>
          </w:p>
        </w:tc>
        <w:tc>
          <w:tcPr>
            <w:tcW w:w="1350" w:type="dxa"/>
            <w:vAlign w:val="center"/>
          </w:tcPr>
          <w:p w14:paraId="3E2EAE12" w14:textId="1B3DC27A"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68/7</w:t>
            </w:r>
          </w:p>
        </w:tc>
        <w:tc>
          <w:tcPr>
            <w:tcW w:w="1327" w:type="dxa"/>
            <w:vAlign w:val="center"/>
          </w:tcPr>
          <w:p w14:paraId="1FD8C8C0" w14:textId="165BC90C"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63/8</w:t>
            </w:r>
          </w:p>
        </w:tc>
      </w:tr>
      <w:tr w:rsidR="00E12616" w:rsidRPr="000B3348" w14:paraId="1B0B1C8D" w14:textId="77777777" w:rsidTr="00547C97">
        <w:tc>
          <w:tcPr>
            <w:tcW w:w="985" w:type="dxa"/>
            <w:vAlign w:val="center"/>
          </w:tcPr>
          <w:p w14:paraId="283F94F4" w14:textId="7D3FA59F"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LVP</w:t>
            </w:r>
          </w:p>
        </w:tc>
        <w:tc>
          <w:tcPr>
            <w:tcW w:w="1170" w:type="dxa"/>
            <w:vAlign w:val="center"/>
          </w:tcPr>
          <w:p w14:paraId="2A4226EA" w14:textId="4840C5B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64/6</w:t>
            </w:r>
          </w:p>
        </w:tc>
        <w:tc>
          <w:tcPr>
            <w:tcW w:w="1440" w:type="dxa"/>
            <w:vAlign w:val="center"/>
          </w:tcPr>
          <w:p w14:paraId="46DBA36B" w14:textId="412FCB0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50/6</w:t>
            </w:r>
          </w:p>
        </w:tc>
        <w:tc>
          <w:tcPr>
            <w:tcW w:w="1620" w:type="dxa"/>
            <w:vAlign w:val="center"/>
          </w:tcPr>
          <w:p w14:paraId="7319137D" w14:textId="502A3FF2"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60/6</w:t>
            </w:r>
          </w:p>
        </w:tc>
        <w:tc>
          <w:tcPr>
            <w:tcW w:w="1170" w:type="dxa"/>
            <w:vAlign w:val="center"/>
          </w:tcPr>
          <w:p w14:paraId="240D9786" w14:textId="7BA48BF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63/6</w:t>
            </w:r>
          </w:p>
        </w:tc>
        <w:tc>
          <w:tcPr>
            <w:tcW w:w="1350" w:type="dxa"/>
            <w:vAlign w:val="center"/>
          </w:tcPr>
          <w:p w14:paraId="387AC5EC" w14:textId="51502CB0"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51/6</w:t>
            </w:r>
          </w:p>
        </w:tc>
        <w:tc>
          <w:tcPr>
            <w:tcW w:w="1327" w:type="dxa"/>
            <w:vAlign w:val="center"/>
          </w:tcPr>
          <w:p w14:paraId="5907CB32" w14:textId="47D2E211"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63/6</w:t>
            </w:r>
          </w:p>
        </w:tc>
      </w:tr>
      <w:tr w:rsidR="00E12616" w:rsidRPr="000B3348" w14:paraId="3BD14C19" w14:textId="77777777" w:rsidTr="00547C97">
        <w:tc>
          <w:tcPr>
            <w:tcW w:w="985" w:type="dxa"/>
            <w:vAlign w:val="center"/>
          </w:tcPr>
          <w:p w14:paraId="0EAE788E" w14:textId="7F17D889"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PAP</w:t>
            </w:r>
          </w:p>
        </w:tc>
        <w:tc>
          <w:tcPr>
            <w:tcW w:w="1170" w:type="dxa"/>
            <w:vAlign w:val="center"/>
          </w:tcPr>
          <w:p w14:paraId="56538712" w14:textId="53F4DDAF"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58/28</w:t>
            </w:r>
          </w:p>
        </w:tc>
        <w:tc>
          <w:tcPr>
            <w:tcW w:w="1440" w:type="dxa"/>
            <w:vAlign w:val="center"/>
          </w:tcPr>
          <w:p w14:paraId="5D71B32D" w14:textId="2C62530C"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70/38</w:t>
            </w:r>
          </w:p>
        </w:tc>
        <w:tc>
          <w:tcPr>
            <w:tcW w:w="1620" w:type="dxa"/>
            <w:vAlign w:val="center"/>
          </w:tcPr>
          <w:p w14:paraId="6DF3A5EE" w14:textId="3A1AAAE3"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170" w:type="dxa"/>
            <w:vAlign w:val="center"/>
          </w:tcPr>
          <w:p w14:paraId="37317A79" w14:textId="03B16B38"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350" w:type="dxa"/>
            <w:vAlign w:val="center"/>
          </w:tcPr>
          <w:p w14:paraId="003433BA" w14:textId="493E36F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72/39</w:t>
            </w:r>
          </w:p>
        </w:tc>
        <w:tc>
          <w:tcPr>
            <w:tcW w:w="1327" w:type="dxa"/>
            <w:vAlign w:val="center"/>
          </w:tcPr>
          <w:p w14:paraId="6DB109C9" w14:textId="3C0A5C4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63/32</w:t>
            </w:r>
          </w:p>
        </w:tc>
      </w:tr>
      <w:tr w:rsidR="00E12616" w:rsidRPr="000B3348" w14:paraId="7FBB676E" w14:textId="77777777" w:rsidTr="00547C97">
        <w:tc>
          <w:tcPr>
            <w:tcW w:w="985" w:type="dxa"/>
            <w:vAlign w:val="center"/>
          </w:tcPr>
          <w:p w14:paraId="1A2460E2" w14:textId="377C2D83"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ABP</w:t>
            </w:r>
          </w:p>
        </w:tc>
        <w:tc>
          <w:tcPr>
            <w:tcW w:w="1170" w:type="dxa"/>
            <w:vAlign w:val="center"/>
          </w:tcPr>
          <w:p w14:paraId="00A57D92" w14:textId="06837EF3"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64/32</w:t>
            </w:r>
          </w:p>
        </w:tc>
        <w:tc>
          <w:tcPr>
            <w:tcW w:w="1440" w:type="dxa"/>
            <w:vAlign w:val="center"/>
          </w:tcPr>
          <w:p w14:paraId="67CEF7BE" w14:textId="727880E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50/24</w:t>
            </w:r>
          </w:p>
        </w:tc>
        <w:tc>
          <w:tcPr>
            <w:tcW w:w="1620" w:type="dxa"/>
            <w:vAlign w:val="center"/>
          </w:tcPr>
          <w:p w14:paraId="0A032C96" w14:textId="1B65E517"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170" w:type="dxa"/>
            <w:vAlign w:val="center"/>
          </w:tcPr>
          <w:p w14:paraId="36D23F66" w14:textId="699497AF"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63/31</w:t>
            </w:r>
          </w:p>
        </w:tc>
        <w:tc>
          <w:tcPr>
            <w:tcW w:w="1350" w:type="dxa"/>
            <w:vAlign w:val="center"/>
          </w:tcPr>
          <w:p w14:paraId="3AD6FBC7" w14:textId="4002C341"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52/26</w:t>
            </w:r>
          </w:p>
        </w:tc>
        <w:tc>
          <w:tcPr>
            <w:tcW w:w="1327" w:type="dxa"/>
            <w:vAlign w:val="center"/>
          </w:tcPr>
          <w:p w14:paraId="6485E552" w14:textId="00F43A02"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61/3</w:t>
            </w:r>
            <w:r w:rsidR="00AD2C97" w:rsidRPr="000B3348">
              <w:rPr>
                <w:rFonts w:ascii="Calibri" w:hAnsi="Calibri" w:cs="Calibri"/>
                <w:noProof/>
                <w:sz w:val="20"/>
                <w:szCs w:val="20"/>
              </w:rPr>
              <w:t>1</w:t>
            </w:r>
          </w:p>
        </w:tc>
      </w:tr>
    </w:tbl>
    <w:p w14:paraId="211BBCDB" w14:textId="02C11467"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4.</w:t>
      </w:r>
      <w:r w:rsidR="00397336" w:rsidRPr="000B3348">
        <w:rPr>
          <w:rFonts w:ascii="Calibri" w:hAnsi="Calibri" w:cs="Calibri"/>
          <w:b/>
          <w:bCs/>
          <w:noProof/>
          <w:sz w:val="16"/>
          <w:szCs w:val="16"/>
        </w:rPr>
        <w:t xml:space="preserve"> </w:t>
      </w:r>
      <w:r w:rsidR="00397336" w:rsidRPr="000B3348">
        <w:rPr>
          <w:rFonts w:ascii="Calibri" w:hAnsi="Calibri" w:cs="Calibri"/>
          <w:noProof/>
          <w:sz w:val="16"/>
          <w:szCs w:val="16"/>
        </w:rPr>
        <w:t xml:space="preserve">Target data from Jones et </w:t>
      </w:r>
      <w:r w:rsidR="00397336" w:rsidRPr="000B3348">
        <w:rPr>
          <w:rFonts w:ascii="Calibri" w:hAnsi="Calibri" w:cs="Calibri"/>
          <w:noProof/>
          <w:color w:val="000000" w:themeColor="text1"/>
          <w:sz w:val="16"/>
          <w:szCs w:val="16"/>
        </w:rPr>
        <w:t>al.</w:t>
      </w:r>
      <w:r w:rsidR="004471B3" w:rsidRPr="000B3348">
        <w:rPr>
          <w:rFonts w:ascii="Calibri" w:hAnsi="Calibri" w:cs="Calibri"/>
          <w:noProof/>
          <w:color w:val="000000" w:themeColor="text1"/>
          <w:sz w:val="16"/>
          <w:szCs w:val="16"/>
        </w:rPr>
        <w:t xml:space="preserve"> </w:t>
      </w:r>
      <w:r w:rsidR="004471B3" w:rsidRPr="000B3348">
        <w:rPr>
          <w:rFonts w:ascii="Calibri" w:hAnsi="Calibri" w:cs="Calibri"/>
          <w:noProof/>
          <w:color w:val="000000" w:themeColor="text1"/>
          <w:sz w:val="16"/>
          <w:szCs w:val="16"/>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color w:val="000000" w:themeColor="text1"/>
          <w:sz w:val="16"/>
          <w:szCs w:val="16"/>
        </w:rPr>
        <w:instrText xml:space="preserve"> ADDIN EN.CITE </w:instrText>
      </w:r>
      <w:r w:rsidR="00EE7490" w:rsidRPr="000B3348">
        <w:rPr>
          <w:rFonts w:ascii="Calibri" w:hAnsi="Calibri" w:cs="Calibri"/>
          <w:noProof/>
          <w:color w:val="000000" w:themeColor="text1"/>
          <w:sz w:val="16"/>
          <w:szCs w:val="16"/>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color w:val="000000" w:themeColor="text1"/>
          <w:sz w:val="16"/>
          <w:szCs w:val="16"/>
        </w:rPr>
        <w:instrText xml:space="preserve"> ADDIN EN.CITE.DATA </w:instrText>
      </w:r>
      <w:r w:rsidR="00EE7490" w:rsidRPr="000B3348">
        <w:rPr>
          <w:rFonts w:ascii="Calibri" w:hAnsi="Calibri" w:cs="Calibri"/>
          <w:noProof/>
          <w:color w:val="000000" w:themeColor="text1"/>
          <w:sz w:val="16"/>
          <w:szCs w:val="16"/>
        </w:rPr>
      </w:r>
      <w:r w:rsidR="00EE7490" w:rsidRPr="000B3348">
        <w:rPr>
          <w:rFonts w:ascii="Calibri" w:hAnsi="Calibri" w:cs="Calibri"/>
          <w:noProof/>
          <w:color w:val="000000" w:themeColor="text1"/>
          <w:sz w:val="16"/>
          <w:szCs w:val="16"/>
        </w:rPr>
        <w:fldChar w:fldCharType="end"/>
      </w:r>
      <w:r w:rsidR="004471B3" w:rsidRPr="000B3348">
        <w:rPr>
          <w:rFonts w:ascii="Calibri" w:hAnsi="Calibri" w:cs="Calibri"/>
          <w:noProof/>
          <w:color w:val="000000" w:themeColor="text1"/>
          <w:sz w:val="16"/>
          <w:szCs w:val="16"/>
        </w:rPr>
      </w:r>
      <w:r w:rsidR="004471B3" w:rsidRPr="000B3348">
        <w:rPr>
          <w:rFonts w:ascii="Calibri" w:hAnsi="Calibri" w:cs="Calibri"/>
          <w:noProof/>
          <w:color w:val="000000" w:themeColor="text1"/>
          <w:sz w:val="16"/>
          <w:szCs w:val="16"/>
        </w:rPr>
        <w:fldChar w:fldCharType="separate"/>
      </w:r>
      <w:r w:rsidR="00EE7490" w:rsidRPr="000B3348">
        <w:rPr>
          <w:rFonts w:ascii="Calibri" w:hAnsi="Calibri" w:cs="Calibri"/>
          <w:noProof/>
          <w:color w:val="000000" w:themeColor="text1"/>
          <w:sz w:val="16"/>
          <w:szCs w:val="16"/>
        </w:rPr>
        <w:t>[23]</w:t>
      </w:r>
      <w:r w:rsidR="004471B3" w:rsidRPr="000B3348">
        <w:rPr>
          <w:rFonts w:ascii="Calibri" w:hAnsi="Calibri" w:cs="Calibri"/>
          <w:noProof/>
          <w:color w:val="000000" w:themeColor="text1"/>
          <w:sz w:val="16"/>
          <w:szCs w:val="16"/>
        </w:rPr>
        <w:fldChar w:fldCharType="end"/>
      </w:r>
      <w:r w:rsidR="004471B3" w:rsidRPr="000B3348">
        <w:rPr>
          <w:rFonts w:ascii="Calibri" w:hAnsi="Calibri" w:cs="Calibri"/>
          <w:noProof/>
          <w:color w:val="000000" w:themeColor="text1"/>
          <w:sz w:val="16"/>
          <w:szCs w:val="16"/>
        </w:rPr>
        <w:t xml:space="preserve"> </w:t>
      </w:r>
      <w:r w:rsidR="00397336" w:rsidRPr="000B3348">
        <w:rPr>
          <w:rFonts w:ascii="Calibri" w:hAnsi="Calibri" w:cs="Calibri"/>
          <w:noProof/>
          <w:color w:val="000000" w:themeColor="text1"/>
          <w:sz w:val="16"/>
          <w:szCs w:val="16"/>
        </w:rPr>
        <w:t xml:space="preserve">and </w:t>
      </w:r>
      <w:r w:rsidR="00397336" w:rsidRPr="000B3348">
        <w:rPr>
          <w:rFonts w:ascii="Calibri" w:hAnsi="Calibri" w:cs="Calibri"/>
          <w:noProof/>
          <w:sz w:val="16"/>
          <w:szCs w:val="16"/>
        </w:rPr>
        <w:t xml:space="preserve">simulation results for  patienst with three levels of persistent pulmonary hypertension (PPHN). </w:t>
      </w:r>
      <w:r w:rsidR="004E02AF" w:rsidRPr="000B3348">
        <w:rPr>
          <w:rFonts w:ascii="Calibri" w:hAnsi="Calibri" w:cs="Calibri"/>
          <w:noProof/>
          <w:sz w:val="16"/>
          <w:szCs w:val="16"/>
        </w:rPr>
        <w:t>Target data was converted from L/min/m</w:t>
      </w:r>
      <w:r w:rsidR="004E02AF" w:rsidRPr="000B3348">
        <w:rPr>
          <w:rFonts w:ascii="Calibri" w:hAnsi="Calibri" w:cs="Calibri"/>
          <w:noProof/>
          <w:sz w:val="16"/>
          <w:szCs w:val="16"/>
          <w:vertAlign w:val="superscript"/>
        </w:rPr>
        <w:t>2</w:t>
      </w:r>
      <w:r w:rsidR="004E02AF" w:rsidRPr="000B3348">
        <w:rPr>
          <w:rFonts w:ascii="Calibri" w:hAnsi="Calibri" w:cs="Calibri"/>
          <w:noProof/>
          <w:sz w:val="16"/>
          <w:szCs w:val="16"/>
        </w:rPr>
        <w:t xml:space="preserve"> to ml/kg/min using a body surface area of 0.221 m</w:t>
      </w:r>
      <w:r w:rsidR="004E02AF" w:rsidRPr="000B3348">
        <w:rPr>
          <w:rFonts w:ascii="Calibri" w:hAnsi="Calibri" w:cs="Calibri"/>
          <w:noProof/>
          <w:sz w:val="16"/>
          <w:szCs w:val="16"/>
          <w:vertAlign w:val="superscript"/>
        </w:rPr>
        <w:t>2</w:t>
      </w:r>
      <w:r w:rsidR="001D5B9B" w:rsidRPr="000B3348">
        <w:rPr>
          <w:rFonts w:ascii="Calibri" w:hAnsi="Calibri" w:cs="Calibri"/>
          <w:noProof/>
          <w:sz w:val="16"/>
          <w:szCs w:val="16"/>
        </w:rPr>
        <w:t xml:space="preserve"> (length=50 cm, weight = 3.515 kg)</w:t>
      </w:r>
      <w:r w:rsidR="004E02AF" w:rsidRPr="000B3348">
        <w:rPr>
          <w:rFonts w:ascii="Calibri" w:hAnsi="Calibri" w:cs="Calibri"/>
          <w:noProof/>
          <w:sz w:val="16"/>
          <w:szCs w:val="16"/>
        </w:rPr>
        <w:t xml:space="preserve">. </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p</w:t>
      </w:r>
      <w:r w:rsidR="00397336" w:rsidRPr="000B3348">
        <w:rPr>
          <w:rFonts w:ascii="Calibri" w:hAnsi="Calibri" w:cs="Calibri"/>
          <w:noProof/>
          <w:sz w:val="16"/>
          <w:szCs w:val="16"/>
        </w:rPr>
        <w:t>=</w:t>
      </w:r>
      <w:r w:rsidR="001D5B9B" w:rsidRPr="000B3348">
        <w:rPr>
          <w:rFonts w:ascii="Calibri" w:hAnsi="Calibri" w:cs="Calibri"/>
          <w:noProof/>
          <w:sz w:val="16"/>
          <w:szCs w:val="16"/>
        </w:rPr>
        <w:t>pulmonary bloodflow</w:t>
      </w:r>
      <w:r w:rsidR="00397336" w:rsidRPr="000B3348">
        <w:rPr>
          <w:rFonts w:ascii="Calibri" w:hAnsi="Calibri" w:cs="Calibri"/>
          <w:noProof/>
          <w:sz w:val="16"/>
          <w:szCs w:val="16"/>
        </w:rPr>
        <w:t xml:space="preserve"> (ml/kg/min), </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s</w:t>
      </w:r>
      <w:r w:rsidR="00397336" w:rsidRPr="000B3348">
        <w:rPr>
          <w:rFonts w:ascii="Calibri" w:hAnsi="Calibri" w:cs="Calibri"/>
          <w:noProof/>
          <w:sz w:val="16"/>
          <w:szCs w:val="16"/>
        </w:rPr>
        <w:t>=</w:t>
      </w:r>
      <w:r w:rsidR="001D5B9B" w:rsidRPr="000B3348">
        <w:rPr>
          <w:rFonts w:ascii="Calibri" w:hAnsi="Calibri" w:cs="Calibri"/>
          <w:noProof/>
          <w:sz w:val="16"/>
          <w:szCs w:val="16"/>
        </w:rPr>
        <w:t>systemic bloodflow (ml/kg/min), Q</w:t>
      </w:r>
      <w:r w:rsidR="001D5B9B" w:rsidRPr="000B3348">
        <w:rPr>
          <w:rFonts w:ascii="Calibri" w:hAnsi="Calibri" w:cs="Calibri"/>
          <w:noProof/>
          <w:sz w:val="16"/>
          <w:szCs w:val="16"/>
          <w:vertAlign w:val="subscript"/>
        </w:rPr>
        <w:t>p</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s</w:t>
      </w:r>
      <w:r w:rsidR="001D5B9B" w:rsidRPr="000B3348">
        <w:rPr>
          <w:rFonts w:ascii="Calibri" w:hAnsi="Calibri" w:cs="Calibri"/>
          <w:noProof/>
          <w:sz w:val="16"/>
          <w:szCs w:val="16"/>
        </w:rPr>
        <w:t xml:space="preserve"> = ratio between pulmonary and systemic blood flow. TPG=</w:t>
      </w:r>
      <w:commentRangeStart w:id="24"/>
      <w:commentRangeStart w:id="25"/>
      <w:r w:rsidR="001D5B9B" w:rsidRPr="000B3348">
        <w:rPr>
          <w:rFonts w:ascii="Calibri" w:hAnsi="Calibri" w:cs="Calibri"/>
          <w:noProof/>
          <w:sz w:val="16"/>
          <w:szCs w:val="16"/>
        </w:rPr>
        <w:t>transpulmonary gradient</w:t>
      </w:r>
      <w:r w:rsidR="00223727" w:rsidRPr="000B3348">
        <w:rPr>
          <w:rFonts w:ascii="Calibri" w:hAnsi="Calibri" w:cs="Calibri"/>
          <w:noProof/>
          <w:sz w:val="16"/>
          <w:szCs w:val="16"/>
        </w:rPr>
        <w:t xml:space="preserve"> (PAP-</w:t>
      </w:r>
      <w:r w:rsidR="009958BA" w:rsidRPr="000B3348">
        <w:rPr>
          <w:rFonts w:ascii="Calibri" w:hAnsi="Calibri" w:cs="Calibri"/>
          <w:noProof/>
          <w:sz w:val="16"/>
          <w:szCs w:val="16"/>
        </w:rPr>
        <w:t>l</w:t>
      </w:r>
      <w:r w:rsidR="00223727" w:rsidRPr="000B3348">
        <w:rPr>
          <w:rFonts w:ascii="Calibri" w:hAnsi="Calibri" w:cs="Calibri"/>
          <w:noProof/>
          <w:sz w:val="16"/>
          <w:szCs w:val="16"/>
        </w:rPr>
        <w:t>eft atrial pressure)</w:t>
      </w:r>
      <w:r w:rsidR="00547C97" w:rsidRPr="000B3348">
        <w:rPr>
          <w:rFonts w:ascii="Calibri" w:hAnsi="Calibri" w:cs="Calibri"/>
          <w:noProof/>
          <w:sz w:val="16"/>
          <w:szCs w:val="16"/>
        </w:rPr>
        <w:t xml:space="preserve"> </w:t>
      </w:r>
      <w:r w:rsidR="001D5B9B" w:rsidRPr="000B3348">
        <w:rPr>
          <w:rFonts w:ascii="Calibri" w:hAnsi="Calibri" w:cs="Calibri"/>
          <w:noProof/>
          <w:sz w:val="16"/>
          <w:szCs w:val="16"/>
        </w:rPr>
        <w:t xml:space="preserve"> </w:t>
      </w:r>
      <w:commentRangeEnd w:id="24"/>
      <w:r w:rsidR="007D4800" w:rsidRPr="000B3348">
        <w:rPr>
          <w:rStyle w:val="CommentReference"/>
          <w:rFonts w:ascii="Calibri" w:hAnsi="Calibri" w:cs="Calibri"/>
          <w:snapToGrid w:val="0"/>
        </w:rPr>
        <w:commentReference w:id="24"/>
      </w:r>
      <w:commentRangeEnd w:id="25"/>
      <w:r w:rsidR="00223727" w:rsidRPr="000B3348">
        <w:rPr>
          <w:rStyle w:val="CommentReference"/>
          <w:rFonts w:ascii="Calibri" w:hAnsi="Calibri" w:cs="Calibri"/>
          <w:snapToGrid w:val="0"/>
        </w:rPr>
        <w:commentReference w:id="25"/>
      </w:r>
      <w:r w:rsidR="001D5B9B" w:rsidRPr="000B3348">
        <w:rPr>
          <w:rFonts w:ascii="Calibri" w:hAnsi="Calibri" w:cs="Calibri"/>
          <w:noProof/>
          <w:sz w:val="16"/>
          <w:szCs w:val="16"/>
        </w:rPr>
        <w:t>(mmHg), PVR=pulmonary vascular resistance</w:t>
      </w:r>
      <w:r w:rsidR="00317A46" w:rsidRPr="000B3348">
        <w:rPr>
          <w:rFonts w:ascii="Calibri" w:hAnsi="Calibri" w:cs="Calibri"/>
          <w:noProof/>
          <w:sz w:val="16"/>
          <w:szCs w:val="16"/>
        </w:rPr>
        <w:t xml:space="preserve"> (</w:t>
      </w:r>
      <w:r w:rsidR="009958BA" w:rsidRPr="000B3348">
        <w:rPr>
          <w:rFonts w:ascii="Calibri" w:hAnsi="Calibri" w:cs="Calibri"/>
          <w:noProof/>
          <w:sz w:val="16"/>
          <w:szCs w:val="16"/>
        </w:rPr>
        <w:t>mmHg*min/ml)</w:t>
      </w:r>
      <w:r w:rsidR="001D5B9B" w:rsidRPr="000B3348">
        <w:rPr>
          <w:rFonts w:ascii="Calibri" w:hAnsi="Calibri" w:cs="Calibri"/>
          <w:noProof/>
          <w:sz w:val="16"/>
          <w:szCs w:val="16"/>
        </w:rPr>
        <w:t xml:space="preserve">, </w:t>
      </w:r>
      <w:r w:rsidR="00397336" w:rsidRPr="000B3348">
        <w:rPr>
          <w:rFonts w:ascii="Calibri" w:hAnsi="Calibri" w:cs="Calibri"/>
          <w:noProof/>
          <w:sz w:val="16"/>
          <w:szCs w:val="16"/>
        </w:rPr>
        <w:t>RVP=right ventricular pressure (mmHg), LVP=left ventricular pressure (mmHg), AAP=aortic pressure (mmHg), PAP=pulmonary arterial pressure (mmHg)</w:t>
      </w:r>
    </w:p>
    <w:p w14:paraId="79E3B129" w14:textId="77777777" w:rsidR="00E12616" w:rsidRPr="000B3348" w:rsidRDefault="00E12616" w:rsidP="00E26FD8">
      <w:pPr>
        <w:pStyle w:val="NoSpacing"/>
        <w:jc w:val="both"/>
        <w:rPr>
          <w:rFonts w:ascii="Calibri" w:hAnsi="Calibri" w:cs="Calibri"/>
          <w:noProof/>
          <w:sz w:val="20"/>
          <w:szCs w:val="20"/>
        </w:rPr>
      </w:pPr>
    </w:p>
    <w:p w14:paraId="71750146" w14:textId="77777777" w:rsidR="009D3DA6" w:rsidRDefault="00046B9D" w:rsidP="009D3DA6">
      <w:pPr>
        <w:pStyle w:val="NoSpacing"/>
        <w:jc w:val="both"/>
        <w:rPr>
          <w:rFonts w:ascii="Calibri" w:hAnsi="Calibri" w:cs="Calibri"/>
          <w:noProof/>
          <w:sz w:val="20"/>
          <w:szCs w:val="20"/>
        </w:rPr>
      </w:pPr>
      <w:r>
        <w:rPr>
          <w:rFonts w:ascii="Calibri" w:hAnsi="Calibri" w:cs="Calibri"/>
          <w:noProof/>
          <w:sz w:val="20"/>
          <w:szCs w:val="20"/>
        </w:rPr>
        <w:t>The</w:t>
      </w:r>
      <w:r w:rsidR="00482DB2" w:rsidRPr="000B3348">
        <w:rPr>
          <w:rFonts w:ascii="Calibri" w:hAnsi="Calibri" w:cs="Calibri"/>
          <w:noProof/>
          <w:sz w:val="20"/>
          <w:szCs w:val="20"/>
        </w:rPr>
        <w:t xml:space="preserve"> target data </w:t>
      </w:r>
      <w:r>
        <w:rPr>
          <w:rFonts w:ascii="Calibri" w:hAnsi="Calibri" w:cs="Calibri"/>
          <w:noProof/>
          <w:sz w:val="20"/>
          <w:szCs w:val="20"/>
        </w:rPr>
        <w:t>are</w:t>
      </w:r>
      <w:r w:rsidR="00482DB2" w:rsidRPr="000B3348">
        <w:rPr>
          <w:rFonts w:ascii="Calibri" w:hAnsi="Calibri" w:cs="Calibri"/>
          <w:noProof/>
          <w:sz w:val="20"/>
          <w:szCs w:val="20"/>
        </w:rPr>
        <w:t xml:space="preserve"> a reflection of current clinical understanding</w:t>
      </w:r>
      <w:r>
        <w:rPr>
          <w:rFonts w:ascii="Calibri" w:hAnsi="Calibri" w:cs="Calibri"/>
          <w:noProof/>
          <w:sz w:val="20"/>
          <w:szCs w:val="20"/>
        </w:rPr>
        <w:t>.</w:t>
      </w:r>
      <w:r w:rsidR="00482DB2" w:rsidRPr="000B3348">
        <w:rPr>
          <w:rFonts w:ascii="Calibri" w:hAnsi="Calibri" w:cs="Calibri"/>
          <w:noProof/>
          <w:sz w:val="20"/>
          <w:szCs w:val="20"/>
        </w:rPr>
        <w:t xml:space="preserve"> </w:t>
      </w:r>
      <w:r>
        <w:rPr>
          <w:rFonts w:ascii="Calibri" w:hAnsi="Calibri" w:cs="Calibri"/>
          <w:noProof/>
          <w:sz w:val="20"/>
          <w:szCs w:val="20"/>
        </w:rPr>
        <w:t xml:space="preserve">The model </w:t>
      </w:r>
      <w:r w:rsidR="00482DB2" w:rsidRPr="000B3348">
        <w:rPr>
          <w:rFonts w:ascii="Calibri" w:hAnsi="Calibri" w:cs="Calibri"/>
          <w:noProof/>
          <w:sz w:val="20"/>
          <w:szCs w:val="20"/>
        </w:rPr>
        <w:t>closely matches the magnitude and direction of the changes in Q</w:t>
      </w:r>
      <w:r w:rsidR="00482DB2" w:rsidRPr="000B3348">
        <w:rPr>
          <w:rFonts w:ascii="Calibri" w:hAnsi="Calibri" w:cs="Calibri"/>
          <w:noProof/>
          <w:sz w:val="20"/>
          <w:szCs w:val="20"/>
          <w:vertAlign w:val="subscript"/>
        </w:rPr>
        <w:t>p</w:t>
      </w:r>
      <w:r w:rsidR="00482DB2" w:rsidRPr="000B3348">
        <w:rPr>
          <w:rFonts w:ascii="Calibri" w:hAnsi="Calibri" w:cs="Calibri"/>
          <w:noProof/>
          <w:sz w:val="20"/>
          <w:szCs w:val="20"/>
        </w:rPr>
        <w:t>, Q</w:t>
      </w:r>
      <w:r w:rsidR="00482DB2" w:rsidRPr="000B3348">
        <w:rPr>
          <w:rFonts w:ascii="Calibri" w:hAnsi="Calibri" w:cs="Calibri"/>
          <w:noProof/>
          <w:sz w:val="20"/>
          <w:szCs w:val="20"/>
          <w:vertAlign w:val="subscript"/>
        </w:rPr>
        <w:t>s</w:t>
      </w:r>
      <w:r w:rsidR="00482DB2" w:rsidRPr="000B3348">
        <w:rPr>
          <w:rFonts w:ascii="Calibri" w:hAnsi="Calibri" w:cs="Calibri"/>
          <w:noProof/>
          <w:sz w:val="20"/>
          <w:szCs w:val="20"/>
        </w:rPr>
        <w:t xml:space="preserve"> and the ventricular and arterial pressures across the different states of PH.</w:t>
      </w:r>
    </w:p>
    <w:p w14:paraId="20B759FD" w14:textId="77777777" w:rsidR="009D3DA6" w:rsidRPr="009D3DA6" w:rsidRDefault="009D3DA6" w:rsidP="009D3DA6">
      <w:pPr>
        <w:pStyle w:val="NoSpacing"/>
        <w:jc w:val="both"/>
        <w:rPr>
          <w:rFonts w:ascii="Calibri" w:hAnsi="Calibri" w:cs="Calibri"/>
          <w:b/>
          <w:bCs/>
          <w:noProof/>
          <w:sz w:val="20"/>
          <w:szCs w:val="20"/>
        </w:rPr>
      </w:pPr>
    </w:p>
    <w:p w14:paraId="730DEB96" w14:textId="181D6A52" w:rsidR="006242A4" w:rsidRPr="009D3DA6" w:rsidRDefault="006242A4" w:rsidP="009D3DA6">
      <w:pPr>
        <w:pStyle w:val="NoSpacing"/>
        <w:numPr>
          <w:ilvl w:val="0"/>
          <w:numId w:val="20"/>
        </w:numPr>
        <w:jc w:val="both"/>
        <w:rPr>
          <w:rFonts w:ascii="Calibri" w:hAnsi="Calibri" w:cs="Calibri"/>
          <w:b/>
          <w:bCs/>
          <w:noProof/>
          <w:sz w:val="20"/>
          <w:szCs w:val="20"/>
        </w:rPr>
      </w:pPr>
      <w:r w:rsidRPr="009D3DA6">
        <w:rPr>
          <w:rFonts w:ascii="Calibri" w:hAnsi="Calibri" w:cs="Calibri"/>
          <w:b/>
          <w:bCs/>
          <w:sz w:val="20"/>
          <w:szCs w:val="20"/>
        </w:rPr>
        <w:t>Discussion</w:t>
      </w:r>
    </w:p>
    <w:p w14:paraId="7813C95B" w14:textId="77E42BCD"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Explanatory models are real-time, interactive, animated visualizations of human physiology that help acute care physicians carry out the challenging cognitive tasks they face in clinical practice and research. EXPLAIN is an explanatory model for neonatal intensive care. An integrated model of cardiorespiratory physiology underlies this tool. In this paper the cardiovascular model is presented. This model is validated – and its explanatory use illustrated – for the conditions persistent ductus arteriosus (PDA) and </w:t>
      </w:r>
      <w:r w:rsidR="009D3DA6">
        <w:rPr>
          <w:rFonts w:ascii="Calibri" w:hAnsi="Calibri" w:cs="Calibri"/>
          <w:sz w:val="20"/>
          <w:szCs w:val="20"/>
        </w:rPr>
        <w:t xml:space="preserve">acute </w:t>
      </w:r>
      <w:r w:rsidRPr="006242A4">
        <w:rPr>
          <w:rFonts w:ascii="Calibri" w:hAnsi="Calibri" w:cs="Calibri"/>
          <w:sz w:val="20"/>
          <w:szCs w:val="20"/>
        </w:rPr>
        <w:t>pulmonary hypertension (</w:t>
      </w:r>
      <w:r w:rsidR="009D3DA6">
        <w:rPr>
          <w:rFonts w:ascii="Calibri" w:hAnsi="Calibri" w:cs="Calibri"/>
          <w:sz w:val="20"/>
          <w:szCs w:val="20"/>
        </w:rPr>
        <w:t>a</w:t>
      </w:r>
      <w:r w:rsidRPr="006242A4">
        <w:rPr>
          <w:rFonts w:ascii="Calibri" w:hAnsi="Calibri" w:cs="Calibri"/>
          <w:sz w:val="20"/>
          <w:szCs w:val="20"/>
        </w:rPr>
        <w:t>PH). The model reproduces key baseline hemodynamic features for term neonates, as well as characteristic changes observed in PDA and PH. Reproducibility and use of simulation results and expansions of the cardiovascular model are enabled by making numerical values of model parameters, model source code, and the EXPLAIN user software available.</w:t>
      </w:r>
    </w:p>
    <w:p w14:paraId="2A20AF9B"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4.1 Model originality</w:t>
      </w:r>
    </w:p>
    <w:p w14:paraId="42FD976A" w14:textId="5C8FDDCC"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The frequently used and well validated </w:t>
      </w:r>
      <w:proofErr w:type="spellStart"/>
      <w:r w:rsidRPr="006242A4">
        <w:rPr>
          <w:rFonts w:ascii="Calibri" w:hAnsi="Calibri" w:cs="Calibri"/>
          <w:sz w:val="20"/>
          <w:szCs w:val="20"/>
        </w:rPr>
        <w:t>Beneken</w:t>
      </w:r>
      <w:proofErr w:type="spellEnd"/>
      <w:r w:rsidRPr="006242A4">
        <w:rPr>
          <w:rFonts w:ascii="Calibri" w:hAnsi="Calibri" w:cs="Calibri"/>
          <w:sz w:val="20"/>
          <w:szCs w:val="20"/>
        </w:rPr>
        <w:t xml:space="preserve"> model for the adult and infant uncontrolled cardiovascular systems was expanded with specific tissue groups and shunts that are needed to simulate the neonatal conditions mentioned in the introduction. Non-linear characteristics of resistances and capacitances are given in the mathematical model section. The model of the baroreflex is an expansion of the well documented </w:t>
      </w:r>
      <w:r>
        <w:rPr>
          <w:rFonts w:ascii="Calibri" w:hAnsi="Calibri" w:cs="Calibri"/>
          <w:sz w:val="20"/>
          <w:szCs w:val="20"/>
        </w:rPr>
        <w:t>v</w:t>
      </w:r>
      <w:r w:rsidRPr="006242A4">
        <w:rPr>
          <w:rFonts w:ascii="Calibri" w:hAnsi="Calibri" w:cs="Calibri"/>
          <w:sz w:val="20"/>
          <w:szCs w:val="20"/>
        </w:rPr>
        <w:t>an Meurs model. The inclusion of an explicit variable for the sympatho-vagal balance results in a compact model with a high explanatory value. A simple model of the Doppler flow pattern is presented.</w:t>
      </w:r>
    </w:p>
    <w:p w14:paraId="15A689A3"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4.2 Model validity</w:t>
      </w:r>
    </w:p>
    <w:p w14:paraId="30FAFAAC" w14:textId="443F5BAC"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Validation consists of comparing model simulation results to target data from the literature. A close quantitative agreement for baseline term hemodynamics is observed. PDA states result in the expected relative changes in major flow ratios and Doppler wave morphology. The paradoxical reduction in LVO in bidirectional </w:t>
      </w:r>
      <w:r w:rsidRPr="006242A4">
        <w:rPr>
          <w:rFonts w:ascii="Calibri" w:hAnsi="Calibri" w:cs="Calibri"/>
          <w:sz w:val="20"/>
          <w:szCs w:val="20"/>
        </w:rPr>
        <w:lastRenderedPageBreak/>
        <w:t>PDA, and the occurrence of the early systolic flow reduction in restrictive PDA, reported clinically but often under-represented in simplified cardiovascular models, emerged naturally from the interaction of shunt dynamics, pulmonary vascular tone and control responses. EXPLAIN allows for the visualization and manipulation of underlying variables and thereby contributes to the explanation and understanding of these phenomena. In PH, the model captures the direction and magnitude of major hemodynamic shifts and produces ductal Doppler patterns consistent with published wave forms.</w:t>
      </w:r>
    </w:p>
    <w:p w14:paraId="276F64C3" w14:textId="4147727B"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4.3 Reproducibility of results and model expansion</w:t>
      </w:r>
    </w:p>
    <w:p w14:paraId="7779633B" w14:textId="36C888A9"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A core aim was to create a tool which the authors and other investigators can use to reproduce the conditions used in validation and allows for the simulation of other conditions that are of educational and research value. EXPLAIN achieves this. The EXPLAIN aim favors an underlying cardiovascular model with a structure that has clear anatomical and physiological interpretations. This aspect also facilitates modification and expansion by qualified researchers and developers. This goal is further reinforced by making the model source code available.</w:t>
      </w:r>
    </w:p>
    <w:p w14:paraId="06E0B8D6"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4.4 Limitations</w:t>
      </w:r>
    </w:p>
    <w:p w14:paraId="761F9A84" w14:textId="77777777" w:rsidR="006242A4" w:rsidRDefault="006242A4" w:rsidP="006242A4">
      <w:pPr>
        <w:pStyle w:val="NormalWeb"/>
        <w:rPr>
          <w:rFonts w:ascii="Calibri" w:hAnsi="Calibri" w:cs="Calibri"/>
          <w:sz w:val="20"/>
          <w:szCs w:val="20"/>
        </w:rPr>
      </w:pPr>
      <w:r w:rsidRPr="006242A4">
        <w:rPr>
          <w:rFonts w:ascii="Calibri" w:hAnsi="Calibri" w:cs="Calibri"/>
          <w:sz w:val="20"/>
          <w:szCs w:val="20"/>
        </w:rPr>
        <w:t>Quantitative neonatal hemodynamic data – particularly invasive measurements in PH patients – remain sparse and heterogeneous, thus some validation relies on representative clinical ranges, Doppler morphology, and expert consensus. Shunt diameter-resistance relationships assume idealized laminar/turbulent transitions, and geometric variability (ductal length, septal shape) is simplified. Despite these constraints, the model simulation results match published data. The model also provides a basis for further systematic refinement.</w:t>
      </w:r>
    </w:p>
    <w:p w14:paraId="1D7B37A6" w14:textId="77777777" w:rsidR="00C20D1B" w:rsidRDefault="00C20D1B" w:rsidP="00C20D1B">
      <w:pPr>
        <w:pStyle w:val="NormalWeb"/>
        <w:rPr>
          <w:color w:val="000000"/>
          <w:sz w:val="27"/>
          <w:szCs w:val="27"/>
        </w:rPr>
      </w:pPr>
      <w:r>
        <w:rPr>
          <w:rStyle w:val="Strong"/>
          <w:rFonts w:ascii="Calibri" w:hAnsi="Calibri" w:cs="Calibri"/>
          <w:color w:val="000000"/>
          <w:sz w:val="20"/>
          <w:szCs w:val="20"/>
        </w:rPr>
        <w:t>4.5 Future work</w:t>
      </w:r>
    </w:p>
    <w:p w14:paraId="1B128E8F" w14:textId="7AC1B35D" w:rsidR="00C20D1B" w:rsidRDefault="00C20D1B" w:rsidP="00C20D1B">
      <w:pPr>
        <w:pStyle w:val="NormalWeb"/>
        <w:rPr>
          <w:color w:val="000000"/>
          <w:sz w:val="27"/>
          <w:szCs w:val="27"/>
        </w:rPr>
      </w:pPr>
      <w:r>
        <w:rPr>
          <w:rFonts w:ascii="Calibri" w:hAnsi="Calibri" w:cs="Calibri"/>
          <w:color w:val="000000"/>
          <w:sz w:val="20"/>
          <w:szCs w:val="20"/>
        </w:rPr>
        <w:t>A major challenge of the present and related models is robust parameter estimation. Following a systematic sensitivity analysis, future work will focus on the development of parameter-optimization pipelines for patient-specific model fitting, using machine-learning and other artificial-intelligence–based approaches. In addition, the coupled cardiorespiratory framework will be applied to study the physiological effects of ventilation strategies, pulmonary vasodilators, and mechanisms underlying transitional failure.</w:t>
      </w:r>
    </w:p>
    <w:p w14:paraId="3577C3AC" w14:textId="40CF8B8D"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Conclusion</w:t>
      </w:r>
    </w:p>
    <w:p w14:paraId="6357DA67" w14:textId="4C6FE485" w:rsidR="006242A4" w:rsidRPr="000B3348" w:rsidRDefault="006242A4" w:rsidP="009D3DA6">
      <w:pPr>
        <w:pStyle w:val="NormalWeb"/>
        <w:rPr>
          <w:rFonts w:ascii="Calibri" w:hAnsi="Calibri" w:cs="Calibri"/>
          <w:sz w:val="20"/>
          <w:szCs w:val="20"/>
        </w:rPr>
      </w:pPr>
      <w:r w:rsidRPr="006242A4">
        <w:rPr>
          <w:rFonts w:ascii="Calibri" w:hAnsi="Calibri" w:cs="Calibri"/>
          <w:sz w:val="20"/>
          <w:szCs w:val="20"/>
        </w:rPr>
        <w:t>This paper presents original conceptual and mathematical models of the neonatal cardiovascular system for inclusion in an explanatory model for clinical researchers and educators. Simulation results match published target data in good approximation. The EXPLAIN educational software and model code are made available.</w:t>
      </w:r>
    </w:p>
    <w:p w14:paraId="075A0794" w14:textId="77777777" w:rsidR="003D4A22" w:rsidRPr="009D3DA6" w:rsidRDefault="003D4A22" w:rsidP="00E26FD8">
      <w:pPr>
        <w:pStyle w:val="NoSpacing"/>
        <w:jc w:val="both"/>
        <w:rPr>
          <w:rFonts w:ascii="Calibri" w:hAnsi="Calibri" w:cs="Calibri"/>
          <w:noProof/>
          <w:sz w:val="20"/>
          <w:szCs w:val="20"/>
        </w:rPr>
      </w:pPr>
    </w:p>
    <w:p w14:paraId="5B81FF71" w14:textId="6B1602F1" w:rsidR="008F042C" w:rsidRPr="009D3DA6" w:rsidRDefault="003D4A22" w:rsidP="0081343A">
      <w:pPr>
        <w:pStyle w:val="NoSpacing"/>
        <w:jc w:val="both"/>
        <w:rPr>
          <w:rFonts w:ascii="Calibri" w:hAnsi="Calibri" w:cs="Calibri"/>
          <w:noProof/>
          <w:sz w:val="20"/>
          <w:szCs w:val="20"/>
        </w:rPr>
      </w:pPr>
      <w:r w:rsidRPr="009D3DA6">
        <w:rPr>
          <w:rFonts w:ascii="Calibri" w:hAnsi="Calibri" w:cs="Calibri"/>
          <w:b/>
          <w:bCs/>
          <w:noProof/>
          <w:sz w:val="20"/>
          <w:szCs w:val="20"/>
        </w:rPr>
        <w:t>Acknowledgements</w:t>
      </w:r>
      <w:r w:rsidR="0081343A" w:rsidRPr="009D3DA6">
        <w:rPr>
          <w:rFonts w:ascii="Calibri" w:hAnsi="Calibri" w:cs="Calibri"/>
          <w:b/>
          <w:bCs/>
          <w:noProof/>
          <w:sz w:val="20"/>
          <w:szCs w:val="20"/>
        </w:rPr>
        <w:t xml:space="preserve"> and potential conflicts of interest</w:t>
      </w:r>
      <w:r w:rsidRPr="009D3DA6">
        <w:rPr>
          <w:rFonts w:ascii="Calibri" w:hAnsi="Calibri" w:cs="Calibri"/>
          <w:b/>
          <w:bCs/>
          <w:noProof/>
          <w:sz w:val="20"/>
          <w:szCs w:val="20"/>
        </w:rPr>
        <w:t>.</w:t>
      </w:r>
      <w:r w:rsidRPr="009D3DA6">
        <w:rPr>
          <w:rFonts w:ascii="Calibri" w:hAnsi="Calibri" w:cs="Calibri"/>
          <w:noProof/>
          <w:sz w:val="20"/>
          <w:szCs w:val="20"/>
        </w:rPr>
        <w:t xml:space="preserve">  Supported in part by a grant from the Stichting Radboud universitair medisch centrum.</w:t>
      </w:r>
      <w:r w:rsidR="007B3570" w:rsidRPr="009D3DA6">
        <w:rPr>
          <w:rFonts w:ascii="Calibri" w:hAnsi="Calibri" w:cs="Calibri"/>
          <w:noProof/>
          <w:sz w:val="20"/>
          <w:szCs w:val="20"/>
        </w:rPr>
        <w:t xml:space="preserve"> Willem van Meurs is a paid consultant for Elevate Healthcare.</w:t>
      </w:r>
      <w:r w:rsidR="0081343A" w:rsidRPr="009D3DA6">
        <w:rPr>
          <w:rFonts w:ascii="Calibri" w:hAnsi="Calibri" w:cs="Calibri"/>
          <w:noProof/>
          <w:sz w:val="20"/>
          <w:szCs w:val="20"/>
        </w:rPr>
        <w:t xml:space="preserve"> </w:t>
      </w:r>
      <w:r w:rsidRPr="009D3DA6">
        <w:rPr>
          <w:rFonts w:ascii="Calibri" w:hAnsi="Calibri" w:cs="Calibri"/>
          <w:noProof/>
          <w:sz w:val="20"/>
          <w:szCs w:val="20"/>
        </w:rPr>
        <w:t xml:space="preserve">None of the </w:t>
      </w:r>
      <w:r w:rsidR="0081343A" w:rsidRPr="009D3DA6">
        <w:rPr>
          <w:rFonts w:ascii="Calibri" w:hAnsi="Calibri" w:cs="Calibri"/>
          <w:noProof/>
          <w:sz w:val="20"/>
          <w:szCs w:val="20"/>
        </w:rPr>
        <w:t xml:space="preserve">other </w:t>
      </w:r>
      <w:r w:rsidRPr="009D3DA6">
        <w:rPr>
          <w:rFonts w:ascii="Calibri" w:hAnsi="Calibri" w:cs="Calibri"/>
          <w:noProof/>
          <w:sz w:val="20"/>
          <w:szCs w:val="20"/>
        </w:rPr>
        <w:t>authors have a potential conflict of interest to repo</w:t>
      </w:r>
      <w:r w:rsidR="00603428" w:rsidRPr="009D3DA6">
        <w:rPr>
          <w:rFonts w:ascii="Calibri" w:hAnsi="Calibri" w:cs="Calibri"/>
          <w:noProof/>
          <w:sz w:val="20"/>
          <w:szCs w:val="20"/>
        </w:rPr>
        <w:t>rt</w:t>
      </w:r>
      <w:bookmarkEnd w:id="0"/>
      <w:bookmarkEnd w:id="1"/>
    </w:p>
    <w:p w14:paraId="3FE5A89B" w14:textId="005F8003" w:rsidR="008F042C" w:rsidRPr="000B3348" w:rsidRDefault="008F042C" w:rsidP="00E26FD8">
      <w:pPr>
        <w:jc w:val="both"/>
        <w:rPr>
          <w:rFonts w:ascii="Calibri" w:hAnsi="Calibri" w:cs="Calibri"/>
          <w:noProof/>
          <w:sz w:val="20"/>
          <w:szCs w:val="20"/>
        </w:rPr>
      </w:pPr>
      <w:r w:rsidRPr="006242A4">
        <w:rPr>
          <w:rFonts w:ascii="Calibri" w:hAnsi="Calibri" w:cs="Calibri"/>
          <w:i/>
          <w:iCs/>
          <w:noProof/>
          <w:sz w:val="20"/>
          <w:szCs w:val="20"/>
        </w:rPr>
        <w:br/>
      </w:r>
    </w:p>
    <w:p w14:paraId="6ABE940E" w14:textId="77777777" w:rsidR="008F042C" w:rsidRPr="000B3348" w:rsidRDefault="008F042C" w:rsidP="00E26FD8">
      <w:pPr>
        <w:spacing w:after="160" w:line="278" w:lineRule="auto"/>
        <w:jc w:val="both"/>
        <w:rPr>
          <w:rFonts w:ascii="Calibri" w:hAnsi="Calibri" w:cs="Calibri"/>
          <w:noProof/>
          <w:sz w:val="20"/>
          <w:szCs w:val="20"/>
        </w:rPr>
      </w:pPr>
      <w:r w:rsidRPr="000B3348">
        <w:rPr>
          <w:rFonts w:ascii="Calibri" w:hAnsi="Calibri" w:cs="Calibri"/>
          <w:noProof/>
          <w:sz w:val="20"/>
          <w:szCs w:val="20"/>
        </w:rPr>
        <w:br w:type="page"/>
      </w:r>
    </w:p>
    <w:p w14:paraId="6C09EF78" w14:textId="77777777" w:rsidR="00FC6B2C" w:rsidRPr="000B3348" w:rsidRDefault="008F042C" w:rsidP="00E26FD8">
      <w:pPr>
        <w:jc w:val="both"/>
        <w:rPr>
          <w:rFonts w:ascii="Calibri" w:hAnsi="Calibri" w:cs="Calibri"/>
          <w:noProof/>
          <w:sz w:val="20"/>
          <w:szCs w:val="20"/>
        </w:rPr>
      </w:pPr>
      <w:r w:rsidRPr="000B3348">
        <w:rPr>
          <w:rFonts w:ascii="Calibri" w:hAnsi="Calibri" w:cs="Calibri"/>
          <w:noProof/>
          <w:sz w:val="20"/>
          <w:szCs w:val="20"/>
        </w:rPr>
        <w:lastRenderedPageBreak/>
        <w:t>References</w:t>
      </w:r>
    </w:p>
    <w:p w14:paraId="0813C3B0" w14:textId="77777777" w:rsidR="00FC6B2C" w:rsidRPr="000B3348" w:rsidRDefault="00FC6B2C" w:rsidP="00E26FD8">
      <w:pPr>
        <w:jc w:val="both"/>
        <w:rPr>
          <w:rFonts w:ascii="Calibri" w:hAnsi="Calibri" w:cs="Calibri"/>
          <w:noProof/>
          <w:sz w:val="20"/>
          <w:szCs w:val="20"/>
        </w:rPr>
      </w:pPr>
    </w:p>
    <w:p w14:paraId="20EFEAB9" w14:textId="77777777" w:rsidR="009928BA" w:rsidRPr="009928BA" w:rsidRDefault="00FC6B2C" w:rsidP="009928BA">
      <w:pPr>
        <w:pStyle w:val="EndNoteBibliography"/>
        <w:ind w:left="720" w:hanging="720"/>
        <w:rPr>
          <w:noProof/>
        </w:rPr>
      </w:pPr>
      <w:r w:rsidRPr="000B3348">
        <w:rPr>
          <w:rFonts w:ascii="Calibri" w:hAnsi="Calibri" w:cs="Calibri"/>
          <w:noProof/>
          <w:sz w:val="20"/>
          <w:szCs w:val="20"/>
        </w:rPr>
        <w:fldChar w:fldCharType="begin"/>
      </w:r>
      <w:r w:rsidRPr="000B3348">
        <w:rPr>
          <w:rFonts w:ascii="Calibri" w:hAnsi="Calibri" w:cs="Calibri"/>
          <w:noProof/>
          <w:sz w:val="20"/>
          <w:szCs w:val="20"/>
        </w:rPr>
        <w:instrText xml:space="preserve"> ADDIN EN.REFLIST </w:instrText>
      </w:r>
      <w:r w:rsidRPr="000B3348">
        <w:rPr>
          <w:rFonts w:ascii="Calibri" w:hAnsi="Calibri" w:cs="Calibri"/>
          <w:noProof/>
          <w:sz w:val="20"/>
          <w:szCs w:val="20"/>
        </w:rPr>
        <w:fldChar w:fldCharType="separate"/>
      </w:r>
      <w:r w:rsidR="009928BA" w:rsidRPr="009928BA">
        <w:rPr>
          <w:noProof/>
        </w:rPr>
        <w:t>1.</w:t>
      </w:r>
      <w:r w:rsidR="009928BA" w:rsidRPr="009928BA">
        <w:rPr>
          <w:noProof/>
        </w:rPr>
        <w:tab/>
        <w:t xml:space="preserve">van Meurs, W.W.L. and T.A.J. Antonius, </w:t>
      </w:r>
      <w:r w:rsidR="009928BA" w:rsidRPr="009928BA">
        <w:rPr>
          <w:i/>
          <w:noProof/>
        </w:rPr>
        <w:t>Explanatory models in neonatal intensive care: a tutorial.</w:t>
      </w:r>
      <w:r w:rsidR="009928BA" w:rsidRPr="009928BA">
        <w:rPr>
          <w:noProof/>
        </w:rPr>
        <w:t xml:space="preserve"> Adv Simul (Lond), 2018. </w:t>
      </w:r>
      <w:r w:rsidR="009928BA" w:rsidRPr="009928BA">
        <w:rPr>
          <w:b/>
          <w:noProof/>
        </w:rPr>
        <w:t>3</w:t>
      </w:r>
      <w:r w:rsidR="009928BA" w:rsidRPr="009928BA">
        <w:rPr>
          <w:noProof/>
        </w:rPr>
        <w:t>: p. 27.</w:t>
      </w:r>
    </w:p>
    <w:p w14:paraId="736332D9" w14:textId="77777777" w:rsidR="009928BA" w:rsidRPr="009928BA" w:rsidRDefault="009928BA" w:rsidP="009928BA">
      <w:pPr>
        <w:pStyle w:val="EndNoteBibliography"/>
        <w:ind w:left="720" w:hanging="720"/>
        <w:rPr>
          <w:noProof/>
        </w:rPr>
      </w:pPr>
      <w:r w:rsidRPr="009928BA">
        <w:rPr>
          <w:noProof/>
        </w:rPr>
        <w:t>2.</w:t>
      </w:r>
      <w:r w:rsidRPr="009928BA">
        <w:rPr>
          <w:noProof/>
        </w:rPr>
        <w:tab/>
        <w:t xml:space="preserve">Allen, W.W., G.G. Power, and L.D. Longo, </w:t>
      </w:r>
      <w:r w:rsidRPr="009928BA">
        <w:rPr>
          <w:i/>
          <w:noProof/>
        </w:rPr>
        <w:t>Fetal O2 changes in response to hypoxic stress: a mathematical model.</w:t>
      </w:r>
      <w:r w:rsidRPr="009928BA">
        <w:rPr>
          <w:noProof/>
        </w:rPr>
        <w:t xml:space="preserve"> J Appl Physiol Respir Environ Exerc Physiol, 1977. </w:t>
      </w:r>
      <w:r w:rsidRPr="009928BA">
        <w:rPr>
          <w:b/>
          <w:noProof/>
        </w:rPr>
        <w:t>42</w:t>
      </w:r>
      <w:r w:rsidRPr="009928BA">
        <w:rPr>
          <w:noProof/>
        </w:rPr>
        <w:t>(2): p. 179–90.</w:t>
      </w:r>
    </w:p>
    <w:p w14:paraId="5ABDD082" w14:textId="77777777" w:rsidR="009928BA" w:rsidRPr="009928BA" w:rsidRDefault="009928BA" w:rsidP="009928BA">
      <w:pPr>
        <w:pStyle w:val="EndNoteBibliography"/>
        <w:ind w:left="720" w:hanging="720"/>
        <w:rPr>
          <w:noProof/>
        </w:rPr>
      </w:pPr>
      <w:r w:rsidRPr="009928BA">
        <w:rPr>
          <w:noProof/>
        </w:rPr>
        <w:t>3.</w:t>
      </w:r>
      <w:r w:rsidRPr="009928BA">
        <w:rPr>
          <w:noProof/>
        </w:rPr>
        <w:tab/>
        <w:t xml:space="preserve">Huikeshoven, F.J., et al., </w:t>
      </w:r>
      <w:r w:rsidRPr="009928BA">
        <w:rPr>
          <w:i/>
          <w:noProof/>
        </w:rPr>
        <w:t>Mathematical model of fetal circulation and oxygen delivery.</w:t>
      </w:r>
      <w:r w:rsidRPr="009928BA">
        <w:rPr>
          <w:noProof/>
        </w:rPr>
        <w:t xml:space="preserve"> Am J Physiol, 1985. </w:t>
      </w:r>
      <w:r w:rsidRPr="009928BA">
        <w:rPr>
          <w:b/>
          <w:noProof/>
        </w:rPr>
        <w:t>249</w:t>
      </w:r>
      <w:r w:rsidRPr="009928BA">
        <w:rPr>
          <w:noProof/>
        </w:rPr>
        <w:t>(2 Pt 2): p. R192–202.</w:t>
      </w:r>
    </w:p>
    <w:p w14:paraId="2688E2C5" w14:textId="77777777" w:rsidR="009928BA" w:rsidRPr="009928BA" w:rsidRDefault="009928BA" w:rsidP="009928BA">
      <w:pPr>
        <w:pStyle w:val="EndNoteBibliography"/>
        <w:ind w:left="720" w:hanging="720"/>
        <w:rPr>
          <w:noProof/>
        </w:rPr>
      </w:pPr>
      <w:r w:rsidRPr="009928BA">
        <w:rPr>
          <w:noProof/>
        </w:rPr>
        <w:t>4.</w:t>
      </w:r>
      <w:r w:rsidRPr="009928BA">
        <w:rPr>
          <w:noProof/>
        </w:rPr>
        <w:tab/>
        <w:t xml:space="preserve">van Willigen, B.G., et al., </w:t>
      </w:r>
      <w:r w:rsidRPr="009928BA">
        <w:rPr>
          <w:i/>
          <w:noProof/>
        </w:rPr>
        <w:t>A review study of fetal circulatory models to develop a digital twin of a fetus in a perinatal life support system.</w:t>
      </w:r>
      <w:r w:rsidRPr="009928BA">
        <w:rPr>
          <w:noProof/>
        </w:rPr>
        <w:t xml:space="preserve"> Front Pediatr, 2022. </w:t>
      </w:r>
      <w:r w:rsidRPr="009928BA">
        <w:rPr>
          <w:b/>
          <w:noProof/>
        </w:rPr>
        <w:t>10</w:t>
      </w:r>
      <w:r w:rsidRPr="009928BA">
        <w:rPr>
          <w:noProof/>
        </w:rPr>
        <w:t>: p. 915846.</w:t>
      </w:r>
    </w:p>
    <w:p w14:paraId="16DB3337" w14:textId="77777777" w:rsidR="009928BA" w:rsidRPr="009928BA" w:rsidRDefault="009928BA" w:rsidP="009928BA">
      <w:pPr>
        <w:pStyle w:val="EndNoteBibliography"/>
        <w:ind w:left="720" w:hanging="720"/>
        <w:rPr>
          <w:noProof/>
        </w:rPr>
      </w:pPr>
      <w:r w:rsidRPr="009928BA">
        <w:rPr>
          <w:noProof/>
        </w:rPr>
        <w:t>5.</w:t>
      </w:r>
      <w:r w:rsidRPr="009928BA">
        <w:rPr>
          <w:noProof/>
        </w:rPr>
        <w:tab/>
        <w:t xml:space="preserve">Pennati, G., M. Bellotti, and R. Fumero, </w:t>
      </w:r>
      <w:r w:rsidRPr="009928BA">
        <w:rPr>
          <w:i/>
          <w:noProof/>
        </w:rPr>
        <w:t>Mathematical modelling of the human foetal cardiovascular system based on Doppler ultrasound data.</w:t>
      </w:r>
      <w:r w:rsidRPr="009928BA">
        <w:rPr>
          <w:noProof/>
        </w:rPr>
        <w:t xml:space="preserve"> Med Eng Phys, 1997. </w:t>
      </w:r>
      <w:r w:rsidRPr="009928BA">
        <w:rPr>
          <w:b/>
          <w:noProof/>
        </w:rPr>
        <w:t>19</w:t>
      </w:r>
      <w:r w:rsidRPr="009928BA">
        <w:rPr>
          <w:noProof/>
        </w:rPr>
        <w:t>(4): p. 327–35.</w:t>
      </w:r>
    </w:p>
    <w:p w14:paraId="60E8D62F" w14:textId="77777777" w:rsidR="009928BA" w:rsidRPr="009928BA" w:rsidRDefault="009928BA" w:rsidP="009928BA">
      <w:pPr>
        <w:pStyle w:val="EndNoteBibliography"/>
        <w:ind w:left="720" w:hanging="720"/>
        <w:rPr>
          <w:noProof/>
        </w:rPr>
      </w:pPr>
      <w:r w:rsidRPr="009928BA">
        <w:rPr>
          <w:noProof/>
        </w:rPr>
        <w:t>6.</w:t>
      </w:r>
      <w:r w:rsidRPr="009928BA">
        <w:rPr>
          <w:noProof/>
        </w:rPr>
        <w:tab/>
        <w:t xml:space="preserve">Sa Couto, C.D., et al., </w:t>
      </w:r>
      <w:r w:rsidRPr="009928BA">
        <w:rPr>
          <w:i/>
          <w:noProof/>
        </w:rPr>
        <w:t>A model for educational simulation of neonatal cardiovascular pathophysiology.</w:t>
      </w:r>
      <w:r w:rsidRPr="009928BA">
        <w:rPr>
          <w:noProof/>
        </w:rPr>
        <w:t xml:space="preserve"> Simul Healthc, 2006. </w:t>
      </w:r>
      <w:r w:rsidRPr="009928BA">
        <w:rPr>
          <w:b/>
          <w:noProof/>
        </w:rPr>
        <w:t>1 Spec no.</w:t>
      </w:r>
      <w:r w:rsidRPr="009928BA">
        <w:rPr>
          <w:noProof/>
        </w:rPr>
        <w:t>: p. 4–9.</w:t>
      </w:r>
    </w:p>
    <w:p w14:paraId="77E20EAB" w14:textId="77777777" w:rsidR="009928BA" w:rsidRPr="009928BA" w:rsidRDefault="009928BA" w:rsidP="009928BA">
      <w:pPr>
        <w:pStyle w:val="EndNoteBibliography"/>
        <w:ind w:left="720" w:hanging="720"/>
        <w:rPr>
          <w:noProof/>
        </w:rPr>
      </w:pPr>
      <w:r w:rsidRPr="009928BA">
        <w:rPr>
          <w:noProof/>
        </w:rPr>
        <w:t>7.</w:t>
      </w:r>
      <w:r w:rsidRPr="009928BA">
        <w:rPr>
          <w:noProof/>
        </w:rPr>
        <w:tab/>
        <w:t xml:space="preserve">Yigit, M.B., et al., </w:t>
      </w:r>
      <w:r w:rsidRPr="009928BA">
        <w:rPr>
          <w:i/>
          <w:noProof/>
        </w:rPr>
        <w:t>Transition from fetal to neonatal circulation: Modeling the effect of umbilical cord clamping.</w:t>
      </w:r>
      <w:r w:rsidRPr="009928BA">
        <w:rPr>
          <w:noProof/>
        </w:rPr>
        <w:t xml:space="preserve"> J Biomech, 2015. </w:t>
      </w:r>
      <w:r w:rsidRPr="009928BA">
        <w:rPr>
          <w:b/>
          <w:noProof/>
        </w:rPr>
        <w:t>48</w:t>
      </w:r>
      <w:r w:rsidRPr="009928BA">
        <w:rPr>
          <w:noProof/>
        </w:rPr>
        <w:t>(9): p. 1662–70.</w:t>
      </w:r>
    </w:p>
    <w:p w14:paraId="26AC6E41" w14:textId="77777777" w:rsidR="009928BA" w:rsidRPr="009928BA" w:rsidRDefault="009928BA" w:rsidP="009928BA">
      <w:pPr>
        <w:pStyle w:val="EndNoteBibliography"/>
        <w:ind w:left="720" w:hanging="720"/>
        <w:rPr>
          <w:noProof/>
        </w:rPr>
      </w:pPr>
      <w:r w:rsidRPr="009928BA">
        <w:rPr>
          <w:noProof/>
        </w:rPr>
        <w:t>8.</w:t>
      </w:r>
      <w:r w:rsidRPr="009928BA">
        <w:rPr>
          <w:noProof/>
        </w:rPr>
        <w:tab/>
        <w:t xml:space="preserve">Munneke, A.G., J. Lumens, and T. Delhaas, </w:t>
      </w:r>
      <w:r w:rsidRPr="009928BA">
        <w:rPr>
          <w:i/>
          <w:noProof/>
        </w:rPr>
        <w:t>Cardiovascular fetal-to-neonatal transition: an in silico model.</w:t>
      </w:r>
      <w:r w:rsidRPr="009928BA">
        <w:rPr>
          <w:noProof/>
        </w:rPr>
        <w:t xml:space="preserve"> Pediatr Res, 2022. </w:t>
      </w:r>
      <w:r w:rsidRPr="009928BA">
        <w:rPr>
          <w:b/>
          <w:noProof/>
        </w:rPr>
        <w:t>91</w:t>
      </w:r>
      <w:r w:rsidRPr="009928BA">
        <w:rPr>
          <w:noProof/>
        </w:rPr>
        <w:t>(1): p. 116–128.</w:t>
      </w:r>
    </w:p>
    <w:p w14:paraId="083F87FE" w14:textId="77777777" w:rsidR="009928BA" w:rsidRPr="009928BA" w:rsidRDefault="009928BA" w:rsidP="009928BA">
      <w:pPr>
        <w:pStyle w:val="EndNoteBibliography"/>
        <w:ind w:left="720" w:hanging="720"/>
        <w:rPr>
          <w:noProof/>
        </w:rPr>
      </w:pPr>
      <w:r w:rsidRPr="009928BA">
        <w:rPr>
          <w:noProof/>
        </w:rPr>
        <w:t>9.</w:t>
      </w:r>
      <w:r w:rsidRPr="009928BA">
        <w:rPr>
          <w:noProof/>
        </w:rPr>
        <w:tab/>
        <w:t xml:space="preserve">May, R.W., et al., </w:t>
      </w:r>
      <w:r w:rsidRPr="009928BA">
        <w:rPr>
          <w:i/>
          <w:noProof/>
        </w:rPr>
        <w:t>From fetus to neonate: A review of cardiovascular modeling in early life.</w:t>
      </w:r>
      <w:r w:rsidRPr="009928BA">
        <w:rPr>
          <w:noProof/>
        </w:rPr>
        <w:t xml:space="preserve"> WIREs Mech Dis, 2023. </w:t>
      </w:r>
      <w:r w:rsidRPr="009928BA">
        <w:rPr>
          <w:b/>
          <w:noProof/>
        </w:rPr>
        <w:t>15</w:t>
      </w:r>
      <w:r w:rsidRPr="009928BA">
        <w:rPr>
          <w:noProof/>
        </w:rPr>
        <w:t>(4): p. e1608.</w:t>
      </w:r>
    </w:p>
    <w:p w14:paraId="30143FD2" w14:textId="77777777" w:rsidR="009928BA" w:rsidRPr="009928BA" w:rsidRDefault="009928BA" w:rsidP="009928BA">
      <w:pPr>
        <w:pStyle w:val="EndNoteBibliography"/>
        <w:ind w:left="720" w:hanging="720"/>
        <w:rPr>
          <w:noProof/>
        </w:rPr>
      </w:pPr>
      <w:r w:rsidRPr="009928BA">
        <w:rPr>
          <w:noProof/>
        </w:rPr>
        <w:t>10.</w:t>
      </w:r>
      <w:r w:rsidRPr="009928BA">
        <w:rPr>
          <w:noProof/>
        </w:rPr>
        <w:tab/>
        <w:t xml:space="preserve">van Meurs, W.L., </w:t>
      </w:r>
      <w:r w:rsidRPr="009928BA">
        <w:rPr>
          <w:i/>
          <w:noProof/>
        </w:rPr>
        <w:t>Modeling and Simulation in Biomedical Engineering: Applications in Cardiorespiratory Physiology</w:t>
      </w:r>
      <w:r w:rsidRPr="009928BA">
        <w:rPr>
          <w:noProof/>
        </w:rPr>
        <w:t>. 2011: McGraw Hill LLC.</w:t>
      </w:r>
    </w:p>
    <w:p w14:paraId="41C2E488" w14:textId="77777777" w:rsidR="009928BA" w:rsidRPr="009928BA" w:rsidRDefault="009928BA" w:rsidP="009928BA">
      <w:pPr>
        <w:pStyle w:val="EndNoteBibliography"/>
        <w:ind w:left="720" w:hanging="720"/>
        <w:rPr>
          <w:noProof/>
        </w:rPr>
      </w:pPr>
      <w:r w:rsidRPr="009928BA">
        <w:rPr>
          <w:noProof/>
        </w:rPr>
        <w:t>11.</w:t>
      </w:r>
      <w:r w:rsidRPr="009928BA">
        <w:rPr>
          <w:noProof/>
        </w:rPr>
        <w:tab/>
        <w:t xml:space="preserve">Antonius, T.A.J., et al., </w:t>
      </w:r>
      <w:r w:rsidRPr="009928BA">
        <w:rPr>
          <w:i/>
          <w:noProof/>
        </w:rPr>
        <w:t>A white-box model for real-time simulation of acid-base balance in blood plasma.</w:t>
      </w:r>
      <w:r w:rsidRPr="009928BA">
        <w:rPr>
          <w:noProof/>
        </w:rPr>
        <w:t xml:space="preserve"> Adv Simul (Lond), 2023. </w:t>
      </w:r>
      <w:r w:rsidRPr="009928BA">
        <w:rPr>
          <w:b/>
          <w:noProof/>
        </w:rPr>
        <w:t>8</w:t>
      </w:r>
      <w:r w:rsidRPr="009928BA">
        <w:rPr>
          <w:noProof/>
        </w:rPr>
        <w:t>(1): p. 16.</w:t>
      </w:r>
    </w:p>
    <w:p w14:paraId="4AD1CD15" w14:textId="77777777" w:rsidR="009928BA" w:rsidRPr="009928BA" w:rsidRDefault="009928BA" w:rsidP="009928BA">
      <w:pPr>
        <w:pStyle w:val="EndNoteBibliography"/>
        <w:ind w:left="720" w:hanging="720"/>
        <w:rPr>
          <w:noProof/>
        </w:rPr>
      </w:pPr>
      <w:r w:rsidRPr="009928BA">
        <w:rPr>
          <w:noProof/>
        </w:rPr>
        <w:t>12.</w:t>
      </w:r>
      <w:r w:rsidRPr="009928BA">
        <w:rPr>
          <w:noProof/>
        </w:rPr>
        <w:tab/>
        <w:t xml:space="preserve">Beneken, J., </w:t>
      </w:r>
      <w:r w:rsidRPr="009928BA">
        <w:rPr>
          <w:i/>
          <w:noProof/>
        </w:rPr>
        <w:t>A mathematical approach to cardiovascular function: the uncontrolled human system.</w:t>
      </w:r>
      <w:r w:rsidRPr="009928BA">
        <w:rPr>
          <w:noProof/>
        </w:rPr>
        <w:t xml:space="preserve">, in </w:t>
      </w:r>
      <w:r w:rsidRPr="009928BA">
        <w:rPr>
          <w:i/>
          <w:noProof/>
        </w:rPr>
        <w:t>Medisch Fysisch Instituut TNO</w:t>
      </w:r>
      <w:r w:rsidRPr="009928BA">
        <w:rPr>
          <w:noProof/>
        </w:rPr>
        <w:t>. 1965: Utrecht, The Netherlands.</w:t>
      </w:r>
    </w:p>
    <w:p w14:paraId="677C3283" w14:textId="77777777" w:rsidR="009928BA" w:rsidRPr="009928BA" w:rsidRDefault="009928BA" w:rsidP="009928BA">
      <w:pPr>
        <w:pStyle w:val="EndNoteBibliography"/>
        <w:ind w:left="720" w:hanging="720"/>
        <w:rPr>
          <w:noProof/>
        </w:rPr>
      </w:pPr>
      <w:r w:rsidRPr="009928BA">
        <w:rPr>
          <w:noProof/>
        </w:rPr>
        <w:t>13.</w:t>
      </w:r>
      <w:r w:rsidRPr="009928BA">
        <w:rPr>
          <w:noProof/>
        </w:rPr>
        <w:tab/>
        <w:t xml:space="preserve">Goodwin, J.A., et al., </w:t>
      </w:r>
      <w:r w:rsidRPr="009928BA">
        <w:rPr>
          <w:i/>
          <w:noProof/>
        </w:rPr>
        <w:t>A model for educational simulation of infant cardiovascular physiology.</w:t>
      </w:r>
      <w:r w:rsidRPr="009928BA">
        <w:rPr>
          <w:noProof/>
        </w:rPr>
        <w:t xml:space="preserve"> Anesth Analg, 2004. </w:t>
      </w:r>
      <w:r w:rsidRPr="009928BA">
        <w:rPr>
          <w:b/>
          <w:noProof/>
        </w:rPr>
        <w:t>99</w:t>
      </w:r>
      <w:r w:rsidRPr="009928BA">
        <w:rPr>
          <w:noProof/>
        </w:rPr>
        <w:t>(6): p. 1655–1664.</w:t>
      </w:r>
    </w:p>
    <w:p w14:paraId="6F54570F" w14:textId="77777777" w:rsidR="009928BA" w:rsidRPr="009928BA" w:rsidRDefault="009928BA" w:rsidP="009928BA">
      <w:pPr>
        <w:pStyle w:val="EndNoteBibliography"/>
        <w:ind w:left="720" w:hanging="720"/>
        <w:rPr>
          <w:noProof/>
        </w:rPr>
      </w:pPr>
      <w:r w:rsidRPr="009928BA">
        <w:rPr>
          <w:noProof/>
        </w:rPr>
        <w:t>14.</w:t>
      </w:r>
      <w:r w:rsidRPr="009928BA">
        <w:rPr>
          <w:noProof/>
        </w:rPr>
        <w:tab/>
        <w:t xml:space="preserve">Suga, H., K. Sagawa, and A.A. Shoukas, </w:t>
      </w:r>
      <w:r w:rsidRPr="009928BA">
        <w:rPr>
          <w:i/>
          <w:noProof/>
        </w:rPr>
        <w:t>Load independence of the instantaneous pressure-volume ratio of the canine left ventricle and effects of epinephrine and heart rate on the ratio.</w:t>
      </w:r>
      <w:r w:rsidRPr="009928BA">
        <w:rPr>
          <w:noProof/>
        </w:rPr>
        <w:t xml:space="preserve"> Circ Res, 1973. </w:t>
      </w:r>
      <w:r w:rsidRPr="009928BA">
        <w:rPr>
          <w:b/>
          <w:noProof/>
        </w:rPr>
        <w:t>32</w:t>
      </w:r>
      <w:r w:rsidRPr="009928BA">
        <w:rPr>
          <w:noProof/>
        </w:rPr>
        <w:t>(3): p. 314–22.</w:t>
      </w:r>
    </w:p>
    <w:p w14:paraId="1A474C02" w14:textId="77777777" w:rsidR="009928BA" w:rsidRPr="009928BA" w:rsidRDefault="009928BA" w:rsidP="009928BA">
      <w:pPr>
        <w:pStyle w:val="EndNoteBibliography"/>
        <w:ind w:left="720" w:hanging="720"/>
        <w:rPr>
          <w:noProof/>
        </w:rPr>
      </w:pPr>
      <w:r w:rsidRPr="009928BA">
        <w:rPr>
          <w:noProof/>
        </w:rPr>
        <w:t>15.</w:t>
      </w:r>
      <w:r w:rsidRPr="009928BA">
        <w:rPr>
          <w:noProof/>
        </w:rPr>
        <w:tab/>
        <w:t xml:space="preserve">Bazett, H., </w:t>
      </w:r>
      <w:r w:rsidRPr="009928BA">
        <w:rPr>
          <w:i/>
          <w:noProof/>
        </w:rPr>
        <w:t>An analysis of the time-relations of electrocardiograms.</w:t>
      </w:r>
      <w:r w:rsidRPr="009928BA">
        <w:rPr>
          <w:noProof/>
        </w:rPr>
        <w:t xml:space="preserve"> Heart, 1920. </w:t>
      </w:r>
      <w:r w:rsidRPr="009928BA">
        <w:rPr>
          <w:b/>
          <w:noProof/>
        </w:rPr>
        <w:t>7</w:t>
      </w:r>
      <w:r w:rsidRPr="009928BA">
        <w:rPr>
          <w:noProof/>
        </w:rPr>
        <w:t>: p. 353–70.</w:t>
      </w:r>
    </w:p>
    <w:p w14:paraId="58F7E520" w14:textId="77777777" w:rsidR="009928BA" w:rsidRPr="009928BA" w:rsidRDefault="009928BA" w:rsidP="009928BA">
      <w:pPr>
        <w:pStyle w:val="EndNoteBibliography"/>
        <w:ind w:left="720" w:hanging="720"/>
        <w:rPr>
          <w:noProof/>
        </w:rPr>
      </w:pPr>
      <w:r w:rsidRPr="009928BA">
        <w:rPr>
          <w:noProof/>
        </w:rPr>
        <w:t>16.</w:t>
      </w:r>
      <w:r w:rsidRPr="009928BA">
        <w:rPr>
          <w:noProof/>
        </w:rPr>
        <w:tab/>
        <w:t xml:space="preserve">Burkhoff, D. and J.V. Tyberg, </w:t>
      </w:r>
      <w:r w:rsidRPr="009928BA">
        <w:rPr>
          <w:i/>
          <w:noProof/>
        </w:rPr>
        <w:t>Why does pulmonary venous pressure rise after onset of LV dysfunction: a theoretical analysis.</w:t>
      </w:r>
      <w:r w:rsidRPr="009928BA">
        <w:rPr>
          <w:noProof/>
        </w:rPr>
        <w:t xml:space="preserve"> Am J Physiol, 1993. </w:t>
      </w:r>
      <w:r w:rsidRPr="009928BA">
        <w:rPr>
          <w:b/>
          <w:noProof/>
        </w:rPr>
        <w:t>265</w:t>
      </w:r>
      <w:r w:rsidRPr="009928BA">
        <w:rPr>
          <w:noProof/>
        </w:rPr>
        <w:t>(5 Pt 2): p. H1819–28.</w:t>
      </w:r>
    </w:p>
    <w:p w14:paraId="617E4441" w14:textId="77777777" w:rsidR="009928BA" w:rsidRPr="009928BA" w:rsidRDefault="009928BA" w:rsidP="009928BA">
      <w:pPr>
        <w:pStyle w:val="EndNoteBibliography"/>
        <w:ind w:left="720" w:hanging="720"/>
        <w:rPr>
          <w:noProof/>
        </w:rPr>
      </w:pPr>
      <w:r w:rsidRPr="009928BA">
        <w:rPr>
          <w:noProof/>
        </w:rPr>
        <w:t>17.</w:t>
      </w:r>
      <w:r w:rsidRPr="009928BA">
        <w:rPr>
          <w:noProof/>
        </w:rPr>
        <w:tab/>
        <w:t xml:space="preserve">Jhaveri, S., et al., </w:t>
      </w:r>
      <w:r w:rsidRPr="009928BA">
        <w:rPr>
          <w:i/>
          <w:noProof/>
        </w:rPr>
        <w:t>Normative ranges of biventricular volumes and function in healthy term newborns.</w:t>
      </w:r>
      <w:r w:rsidRPr="009928BA">
        <w:rPr>
          <w:noProof/>
        </w:rPr>
        <w:t xml:space="preserve"> J Cardiovasc Magn Reson, 2023. </w:t>
      </w:r>
      <w:r w:rsidRPr="009928BA">
        <w:rPr>
          <w:b/>
          <w:noProof/>
        </w:rPr>
        <w:t>25</w:t>
      </w:r>
      <w:r w:rsidRPr="009928BA">
        <w:rPr>
          <w:noProof/>
        </w:rPr>
        <w:t>(1): p. 26.</w:t>
      </w:r>
    </w:p>
    <w:p w14:paraId="4FC933A5" w14:textId="77777777" w:rsidR="009928BA" w:rsidRPr="009928BA" w:rsidRDefault="009928BA" w:rsidP="009928BA">
      <w:pPr>
        <w:pStyle w:val="EndNoteBibliography"/>
        <w:ind w:left="720" w:hanging="720"/>
        <w:rPr>
          <w:noProof/>
        </w:rPr>
      </w:pPr>
      <w:r w:rsidRPr="009928BA">
        <w:rPr>
          <w:noProof/>
        </w:rPr>
        <w:t>18.</w:t>
      </w:r>
      <w:r w:rsidRPr="009928BA">
        <w:rPr>
          <w:noProof/>
        </w:rPr>
        <w:tab/>
        <w:t xml:space="preserve">Groves, A.M., et al., </w:t>
      </w:r>
      <w:r w:rsidRPr="009928BA">
        <w:rPr>
          <w:i/>
          <w:noProof/>
        </w:rPr>
        <w:t>Functional cardiac MRI in preterm and term newborns.</w:t>
      </w:r>
      <w:r w:rsidRPr="009928BA">
        <w:rPr>
          <w:noProof/>
        </w:rPr>
        <w:t xml:space="preserve"> Arch Dis Child Fetal Neonatal Ed, 2011. </w:t>
      </w:r>
      <w:r w:rsidRPr="009928BA">
        <w:rPr>
          <w:b/>
          <w:noProof/>
        </w:rPr>
        <w:t>96</w:t>
      </w:r>
      <w:r w:rsidRPr="009928BA">
        <w:rPr>
          <w:noProof/>
        </w:rPr>
        <w:t>(2): p. F86–91.</w:t>
      </w:r>
    </w:p>
    <w:p w14:paraId="4E755467" w14:textId="77777777" w:rsidR="009928BA" w:rsidRPr="009928BA" w:rsidRDefault="009928BA" w:rsidP="009928BA">
      <w:pPr>
        <w:pStyle w:val="EndNoteBibliography"/>
        <w:ind w:left="720" w:hanging="720"/>
        <w:rPr>
          <w:noProof/>
        </w:rPr>
      </w:pPr>
      <w:r w:rsidRPr="009928BA">
        <w:rPr>
          <w:noProof/>
        </w:rPr>
        <w:t>19.</w:t>
      </w:r>
      <w:r w:rsidRPr="009928BA">
        <w:rPr>
          <w:noProof/>
        </w:rPr>
        <w:tab/>
        <w:t xml:space="preserve">Kluckow, M.R. and N.J. Evans, </w:t>
      </w:r>
      <w:r w:rsidRPr="009928BA">
        <w:rPr>
          <w:i/>
          <w:noProof/>
        </w:rPr>
        <w:t>Superior vena cava flow is a clinically valid measurement in the preterm newborn.</w:t>
      </w:r>
      <w:r w:rsidRPr="009928BA">
        <w:rPr>
          <w:noProof/>
        </w:rPr>
        <w:t xml:space="preserve"> J Am Soc Echocardiogr, 2014. </w:t>
      </w:r>
      <w:r w:rsidRPr="009928BA">
        <w:rPr>
          <w:b/>
          <w:noProof/>
        </w:rPr>
        <w:t>27</w:t>
      </w:r>
      <w:r w:rsidRPr="009928BA">
        <w:rPr>
          <w:noProof/>
        </w:rPr>
        <w:t>(7): p. 794.</w:t>
      </w:r>
    </w:p>
    <w:p w14:paraId="045E4499" w14:textId="77777777" w:rsidR="009928BA" w:rsidRPr="009928BA" w:rsidRDefault="009928BA" w:rsidP="009928BA">
      <w:pPr>
        <w:pStyle w:val="EndNoteBibliography"/>
        <w:ind w:left="720" w:hanging="720"/>
        <w:rPr>
          <w:noProof/>
        </w:rPr>
      </w:pPr>
      <w:r w:rsidRPr="009928BA">
        <w:rPr>
          <w:noProof/>
        </w:rPr>
        <w:t>20.</w:t>
      </w:r>
      <w:r w:rsidRPr="009928BA">
        <w:rPr>
          <w:noProof/>
        </w:rPr>
        <w:tab/>
        <w:t xml:space="preserve">van Zadelhoff, A.C., et al., </w:t>
      </w:r>
      <w:r w:rsidRPr="009928BA">
        <w:rPr>
          <w:i/>
          <w:noProof/>
        </w:rPr>
        <w:t>Age-dependent changes in arterial blood pressure in neonates during the first week of life: reference values and development of a model.</w:t>
      </w:r>
      <w:r w:rsidRPr="009928BA">
        <w:rPr>
          <w:noProof/>
        </w:rPr>
        <w:t xml:space="preserve"> Br J Anaesth, 2023. </w:t>
      </w:r>
      <w:r w:rsidRPr="009928BA">
        <w:rPr>
          <w:b/>
          <w:noProof/>
        </w:rPr>
        <w:t>130</w:t>
      </w:r>
      <w:r w:rsidRPr="009928BA">
        <w:rPr>
          <w:noProof/>
        </w:rPr>
        <w:t>(5): p. 585–594.</w:t>
      </w:r>
    </w:p>
    <w:p w14:paraId="0001E40E" w14:textId="77777777" w:rsidR="009928BA" w:rsidRPr="009928BA" w:rsidRDefault="009928BA" w:rsidP="009928BA">
      <w:pPr>
        <w:pStyle w:val="EndNoteBibliography"/>
        <w:ind w:left="720" w:hanging="720"/>
        <w:rPr>
          <w:noProof/>
        </w:rPr>
      </w:pPr>
      <w:r w:rsidRPr="009928BA">
        <w:rPr>
          <w:noProof/>
        </w:rPr>
        <w:t>21.</w:t>
      </w:r>
      <w:r w:rsidRPr="009928BA">
        <w:rPr>
          <w:noProof/>
        </w:rPr>
        <w:tab/>
        <w:t xml:space="preserve">Bischoff, A.R., et al., </w:t>
      </w:r>
      <w:r w:rsidRPr="009928BA">
        <w:rPr>
          <w:i/>
          <w:noProof/>
        </w:rPr>
        <w:t>Assessment of superior vena cava flow and cardiac output in different patterns of patent ductus arteriosus shunt.</w:t>
      </w:r>
      <w:r w:rsidRPr="009928BA">
        <w:rPr>
          <w:noProof/>
        </w:rPr>
        <w:t xml:space="preserve"> Echocardiography, 2021. </w:t>
      </w:r>
      <w:r w:rsidRPr="009928BA">
        <w:rPr>
          <w:b/>
          <w:noProof/>
        </w:rPr>
        <w:t>38</w:t>
      </w:r>
      <w:r w:rsidRPr="009928BA">
        <w:rPr>
          <w:noProof/>
        </w:rPr>
        <w:t>(9): p. 1524–1533.</w:t>
      </w:r>
    </w:p>
    <w:p w14:paraId="2258CB7B" w14:textId="77777777" w:rsidR="009928BA" w:rsidRPr="009928BA" w:rsidRDefault="009928BA" w:rsidP="009928BA">
      <w:pPr>
        <w:pStyle w:val="EndNoteBibliography"/>
        <w:ind w:left="720" w:hanging="720"/>
        <w:rPr>
          <w:noProof/>
        </w:rPr>
      </w:pPr>
      <w:r w:rsidRPr="009928BA">
        <w:rPr>
          <w:noProof/>
        </w:rPr>
        <w:lastRenderedPageBreak/>
        <w:t>22.</w:t>
      </w:r>
      <w:r w:rsidRPr="009928BA">
        <w:rPr>
          <w:noProof/>
        </w:rPr>
        <w:tab/>
        <w:t xml:space="preserve">van Laere, D., et al., </w:t>
      </w:r>
      <w:r w:rsidRPr="009928BA">
        <w:rPr>
          <w:i/>
          <w:noProof/>
        </w:rPr>
        <w:t>Application of NPE in the assessment of a patent ductus arteriosus.</w:t>
      </w:r>
      <w:r w:rsidRPr="009928BA">
        <w:rPr>
          <w:noProof/>
        </w:rPr>
        <w:t xml:space="preserve"> Pediatr Res, 2018. </w:t>
      </w:r>
      <w:r w:rsidRPr="009928BA">
        <w:rPr>
          <w:b/>
          <w:noProof/>
        </w:rPr>
        <w:t>84</w:t>
      </w:r>
      <w:r w:rsidRPr="009928BA">
        <w:rPr>
          <w:noProof/>
        </w:rPr>
        <w:t>(Suppl 1): p. 46–56.</w:t>
      </w:r>
    </w:p>
    <w:p w14:paraId="3C195D57" w14:textId="77777777" w:rsidR="009928BA" w:rsidRPr="009928BA" w:rsidRDefault="009928BA" w:rsidP="009928BA">
      <w:pPr>
        <w:pStyle w:val="EndNoteBibliography"/>
        <w:ind w:left="720" w:hanging="720"/>
        <w:rPr>
          <w:noProof/>
        </w:rPr>
      </w:pPr>
      <w:r w:rsidRPr="009928BA">
        <w:rPr>
          <w:noProof/>
        </w:rPr>
        <w:t>23.</w:t>
      </w:r>
      <w:r w:rsidRPr="009928BA">
        <w:rPr>
          <w:noProof/>
        </w:rPr>
        <w:tab/>
        <w:t xml:space="preserve">Jones, C.B. and D.S. Crossland, </w:t>
      </w:r>
      <w:r w:rsidRPr="009928BA">
        <w:rPr>
          <w:i/>
          <w:noProof/>
        </w:rPr>
        <w:t>The interplay between pressure, flow, and resistance in neonatal pulmonary hypertension.</w:t>
      </w:r>
      <w:r w:rsidRPr="009928BA">
        <w:rPr>
          <w:noProof/>
        </w:rPr>
        <w:t xml:space="preserve"> Semin Fetal Neonatal Med, 2022. </w:t>
      </w:r>
      <w:r w:rsidRPr="009928BA">
        <w:rPr>
          <w:b/>
          <w:noProof/>
        </w:rPr>
        <w:t>27</w:t>
      </w:r>
      <w:r w:rsidRPr="009928BA">
        <w:rPr>
          <w:noProof/>
        </w:rPr>
        <w:t>(4): p. 101371.</w:t>
      </w:r>
    </w:p>
    <w:p w14:paraId="2FF81E60" w14:textId="11747781" w:rsidR="009B08A3" w:rsidRPr="000B3348" w:rsidRDefault="00FC6B2C" w:rsidP="00E26FD8">
      <w:pPr>
        <w:jc w:val="both"/>
        <w:rPr>
          <w:rFonts w:ascii="Calibri" w:hAnsi="Calibri" w:cs="Calibri"/>
          <w:noProof/>
          <w:sz w:val="20"/>
          <w:szCs w:val="20"/>
        </w:rPr>
      </w:pPr>
      <w:r w:rsidRPr="000B3348">
        <w:rPr>
          <w:rFonts w:ascii="Calibri" w:hAnsi="Calibri" w:cs="Calibri"/>
          <w:noProof/>
          <w:sz w:val="20"/>
          <w:szCs w:val="20"/>
        </w:rPr>
        <w:fldChar w:fldCharType="end"/>
      </w:r>
    </w:p>
    <w:sectPr w:rsidR="009B08A3" w:rsidRPr="000B3348" w:rsidSect="00571C56">
      <w:headerReference w:type="default" r:id="rId38"/>
      <w:pgSz w:w="11906" w:h="16838"/>
      <w:pgMar w:top="1417" w:right="1417" w:bottom="1417" w:left="141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oode, Willem de" w:date="2025-12-18T13:08:00Z" w:initials="WB">
    <w:p w14:paraId="1DFD0F5B" w14:textId="6F56A27C" w:rsidR="006F7DA1" w:rsidRDefault="00B255AC" w:rsidP="006F7DA1">
      <w:r>
        <w:rPr>
          <w:rStyle w:val="CommentReference"/>
        </w:rPr>
        <w:annotationRef/>
      </w:r>
      <w:r w:rsidR="006F7DA1">
        <w:rPr>
          <w:rFonts w:ascii="CG Times" w:hAnsi="CG Times"/>
          <w:snapToGrid w:val="0"/>
        </w:rPr>
        <w:t>terminologie PPHN wordt steeds meer verlaten en vervangen door acute (aPH) of chronische (cPH) pulmonale hypertensie. Of simpelweg PH</w:t>
      </w:r>
    </w:p>
  </w:comment>
  <w:comment w:id="3" w:author="Antonius, Tim" w:date="2025-12-18T20:27:00Z" w:initials="AT">
    <w:p w14:paraId="00082394" w14:textId="77777777" w:rsidR="00654F10" w:rsidRDefault="00654F10" w:rsidP="00654F10">
      <w:r>
        <w:rPr>
          <w:rStyle w:val="CommentReference"/>
        </w:rPr>
        <w:annotationRef/>
      </w:r>
      <w:r>
        <w:rPr>
          <w:rFonts w:ascii="CG Times" w:hAnsi="CG Times"/>
          <w:snapToGrid w:val="0"/>
        </w:rPr>
        <w:t>ok</w:t>
      </w:r>
    </w:p>
  </w:comment>
  <w:comment w:id="4" w:author="Boode, Willem de" w:date="2025-12-18T13:36:00Z" w:initials="WB">
    <w:p w14:paraId="05613FE5" w14:textId="77777777" w:rsidR="004D3EA7" w:rsidRDefault="004D3EA7" w:rsidP="004D3EA7">
      <w:r>
        <w:rPr>
          <w:rStyle w:val="CommentReference"/>
        </w:rPr>
        <w:annotationRef/>
      </w:r>
      <w:r>
        <w:rPr>
          <w:rFonts w:ascii="CG Times" w:hAnsi="CG Times"/>
          <w:snapToGrid w:val="0"/>
        </w:rPr>
        <w:t>Nog immer het doel om ze gezamenlijk aan te bieden voor publicatie?</w:t>
      </w:r>
    </w:p>
  </w:comment>
  <w:comment w:id="5" w:author="Antonius, Tim" w:date="2025-12-18T20:25:00Z" w:initials="AT">
    <w:p w14:paraId="522636F7" w14:textId="77777777" w:rsidR="009D0144" w:rsidRDefault="009D0144" w:rsidP="009D0144">
      <w:r>
        <w:rPr>
          <w:rStyle w:val="CommentReference"/>
        </w:rPr>
        <w:annotationRef/>
      </w:r>
      <w:r>
        <w:rPr>
          <w:rFonts w:ascii="CG Times" w:hAnsi="CG Times"/>
          <w:snapToGrid w:val="0"/>
        </w:rPr>
        <w:t>nee</w:t>
      </w:r>
    </w:p>
  </w:comment>
  <w:comment w:id="9" w:author="Boode, Willem de" w:date="2025-12-18T13:59:00Z" w:initials="WB">
    <w:p w14:paraId="774B0E31" w14:textId="04FB19D5" w:rsidR="00421283" w:rsidRDefault="00421283" w:rsidP="00421283">
      <w:r>
        <w:rPr>
          <w:rStyle w:val="CommentReference"/>
        </w:rPr>
        <w:annotationRef/>
      </w:r>
      <w:r>
        <w:rPr>
          <w:rFonts w:ascii="CG Times" w:hAnsi="CG Times"/>
          <w:snapToGrid w:val="0"/>
        </w:rPr>
        <w:t>concentration of....? pCO2, pO2, H+ (pH) ......?</w:t>
      </w:r>
    </w:p>
  </w:comment>
  <w:comment w:id="10" w:author="Antonius, Tim" w:date="2025-12-18T20:29:00Z" w:initials="AT">
    <w:p w14:paraId="42DD13CA" w14:textId="77777777" w:rsidR="00654F10" w:rsidRDefault="00654F10" w:rsidP="00654F10">
      <w:r>
        <w:rPr>
          <w:rStyle w:val="CommentReference"/>
        </w:rPr>
        <w:annotationRef/>
      </w:r>
      <w:r>
        <w:rPr>
          <w:rFonts w:ascii="CG Times" w:hAnsi="CG Times"/>
          <w:snapToGrid w:val="0"/>
        </w:rPr>
        <w:t>er moet capacitance staan ipv concentration</w:t>
      </w:r>
    </w:p>
  </w:comment>
  <w:comment w:id="18" w:author="Boode, Willem de" w:date="2025-12-18T15:01:00Z" w:initials="WB">
    <w:p w14:paraId="0D11B9B6" w14:textId="41B80990" w:rsidR="00546F0C" w:rsidRDefault="00546F0C" w:rsidP="00546F0C">
      <w:r>
        <w:rPr>
          <w:rStyle w:val="CommentReference"/>
        </w:rPr>
        <w:annotationRef/>
      </w:r>
      <w:r>
        <w:rPr>
          <w:rFonts w:ascii="CG Times" w:hAnsi="CG Times"/>
          <w:snapToGrid w:val="0"/>
        </w:rPr>
        <w:t xml:space="preserve">weten we of het inderdaad vroeg-systolisch is of laat diastolisch? </w:t>
      </w:r>
    </w:p>
  </w:comment>
  <w:comment w:id="19" w:author="Antonius, Tim" w:date="2025-12-18T20:30:00Z" w:initials="AT">
    <w:p w14:paraId="5D83AB9B" w14:textId="77777777" w:rsidR="00654F10" w:rsidRDefault="00654F10" w:rsidP="00654F10">
      <w:r>
        <w:rPr>
          <w:rStyle w:val="CommentReference"/>
        </w:rPr>
        <w:annotationRef/>
      </w:r>
      <w:r>
        <w:rPr>
          <w:rFonts w:ascii="CG Times" w:hAnsi="CG Times"/>
          <w:snapToGrid w:val="0"/>
        </w:rPr>
        <w:t>ja, vroeg-systolisch</w:t>
      </w:r>
    </w:p>
  </w:comment>
  <w:comment w:id="20" w:author="Boode, Willem de" w:date="2025-12-18T16:32:00Z" w:initials="WB">
    <w:p w14:paraId="3CF61041" w14:textId="114233DB" w:rsidR="007D4800" w:rsidRDefault="007D4800" w:rsidP="007D4800">
      <w:r>
        <w:rPr>
          <w:rStyle w:val="CommentReference"/>
        </w:rPr>
        <w:annotationRef/>
      </w:r>
      <w:r>
        <w:rPr>
          <w:rFonts w:ascii="CG Times" w:hAnsi="CG Times"/>
          <w:snapToGrid w:val="0"/>
        </w:rPr>
        <w:t>Waarom geen data uit het model voor de andere variabelen dan Q?</w:t>
      </w:r>
    </w:p>
  </w:comment>
  <w:comment w:id="21" w:author="Antonius, Tim" w:date="2025-12-18T20:31:00Z" w:initials="AT">
    <w:p w14:paraId="5AB68FEC" w14:textId="77777777" w:rsidR="00654F10" w:rsidRDefault="00654F10" w:rsidP="00654F10">
      <w:r>
        <w:rPr>
          <w:rStyle w:val="CommentReference"/>
        </w:rPr>
        <w:annotationRef/>
      </w:r>
      <w:r>
        <w:rPr>
          <w:rFonts w:ascii="CG Times" w:hAnsi="CG Times"/>
          <w:snapToGrid w:val="0"/>
        </w:rPr>
        <w:t>moet ik nog invullen</w:t>
      </w:r>
    </w:p>
  </w:comment>
  <w:comment w:id="22" w:author="Boode, Willem de" w:date="2025-12-18T16:06:00Z" w:initials="WB">
    <w:p w14:paraId="5FC077FA" w14:textId="1DEE9939" w:rsidR="00317A46" w:rsidRDefault="00317A46" w:rsidP="00317A46">
      <w:r>
        <w:rPr>
          <w:rStyle w:val="CommentReference"/>
        </w:rPr>
        <w:annotationRef/>
      </w:r>
      <w:r>
        <w:rPr>
          <w:rFonts w:ascii="CG Times" w:hAnsi="CG Times"/>
          <w:snapToGrid w:val="0"/>
        </w:rPr>
        <w:t>with closed DA</w:t>
      </w:r>
    </w:p>
  </w:comment>
  <w:comment w:id="23" w:author="Boode, Willem de" w:date="2025-12-18T16:06:00Z" w:initials="WB">
    <w:p w14:paraId="29A1535B" w14:textId="77777777" w:rsidR="00317A46" w:rsidRDefault="00317A46" w:rsidP="00317A46">
      <w:r>
        <w:rPr>
          <w:rStyle w:val="CommentReference"/>
        </w:rPr>
        <w:annotationRef/>
      </w:r>
      <w:r>
        <w:rPr>
          <w:rFonts w:ascii="CG Times" w:hAnsi="CG Times"/>
          <w:snapToGrid w:val="0"/>
        </w:rPr>
        <w:t>with closed DA</w:t>
      </w:r>
    </w:p>
  </w:comment>
  <w:comment w:id="24" w:author="Boode, Willem de" w:date="2025-12-18T16:30:00Z" w:initials="WB">
    <w:p w14:paraId="77BB35E7" w14:textId="77777777" w:rsidR="007D4800" w:rsidRDefault="007D4800" w:rsidP="007D4800">
      <w:r>
        <w:rPr>
          <w:rStyle w:val="CommentReference"/>
        </w:rPr>
        <w:annotationRef/>
      </w:r>
      <w:r>
        <w:rPr>
          <w:rFonts w:ascii="CG Times" w:hAnsi="CG Times"/>
          <w:snapToGrid w:val="0"/>
        </w:rPr>
        <w:t>Ik denk dat het goed is de omschrijven wat je precies met deze gradient bedoelt (SPAP minus LAP?)</w:t>
      </w:r>
    </w:p>
  </w:comment>
  <w:comment w:id="25" w:author="Antonius, Tim" w:date="2025-12-18T21:06:00Z" w:initials="AT">
    <w:p w14:paraId="0A4CCC2B" w14:textId="77777777" w:rsidR="00223727" w:rsidRDefault="00223727" w:rsidP="00223727">
      <w:r>
        <w:rPr>
          <w:rStyle w:val="CommentReference"/>
        </w:rPr>
        <w:annotationRef/>
      </w:r>
      <w:r>
        <w:rPr>
          <w:rFonts w:ascii="CG Times" w:hAnsi="CG Times"/>
          <w:snapToGrid w:val="0"/>
        </w:rPr>
        <w:t>gedaan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FD0F5B" w15:done="1"/>
  <w15:commentEx w15:paraId="00082394" w15:paraIdParent="1DFD0F5B" w15:done="1"/>
  <w15:commentEx w15:paraId="05613FE5" w15:done="1"/>
  <w15:commentEx w15:paraId="522636F7" w15:paraIdParent="05613FE5" w15:done="1"/>
  <w15:commentEx w15:paraId="774B0E31" w15:done="1"/>
  <w15:commentEx w15:paraId="42DD13CA" w15:paraIdParent="774B0E31" w15:done="1"/>
  <w15:commentEx w15:paraId="0D11B9B6" w15:done="1"/>
  <w15:commentEx w15:paraId="5D83AB9B" w15:paraIdParent="0D11B9B6" w15:done="1"/>
  <w15:commentEx w15:paraId="3CF61041" w15:done="0"/>
  <w15:commentEx w15:paraId="5AB68FEC" w15:paraIdParent="3CF61041" w15:done="0"/>
  <w15:commentEx w15:paraId="5FC077FA" w15:done="1"/>
  <w15:commentEx w15:paraId="29A1535B" w15:done="1"/>
  <w15:commentEx w15:paraId="77BB35E7" w15:done="1"/>
  <w15:commentEx w15:paraId="0A4CCC2B" w15:paraIdParent="77BB35E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FA9BCB" w16cex:dateUtc="2025-12-18T12:08:00Z"/>
  <w16cex:commentExtensible w16cex:durableId="6A2CDB2D" w16cex:dateUtc="2025-12-18T19:27:00Z"/>
  <w16cex:commentExtensible w16cex:durableId="52900DF7" w16cex:dateUtc="2025-12-18T12:36:00Z"/>
  <w16cex:commentExtensible w16cex:durableId="6722CD4C" w16cex:dateUtc="2025-12-18T19:25:00Z"/>
  <w16cex:commentExtensible w16cex:durableId="2A5F9F7D" w16cex:dateUtc="2025-12-18T12:59:00Z"/>
  <w16cex:commentExtensible w16cex:durableId="5E1A5C1F" w16cex:dateUtc="2025-12-18T19:29:00Z"/>
  <w16cex:commentExtensible w16cex:durableId="44CC4D61" w16cex:dateUtc="2025-12-18T14:01:00Z"/>
  <w16cex:commentExtensible w16cex:durableId="06A31263" w16cex:dateUtc="2025-12-18T19:30:00Z"/>
  <w16cex:commentExtensible w16cex:durableId="1894D0CB" w16cex:dateUtc="2025-12-18T15:32:00Z"/>
  <w16cex:commentExtensible w16cex:durableId="3CD3C455" w16cex:dateUtc="2025-12-18T19:31:00Z"/>
  <w16cex:commentExtensible w16cex:durableId="606441D0" w16cex:dateUtc="2025-12-18T15:06:00Z"/>
  <w16cex:commentExtensible w16cex:durableId="780F97FD" w16cex:dateUtc="2025-12-18T15:06:00Z"/>
  <w16cex:commentExtensible w16cex:durableId="76511DA6" w16cex:dateUtc="2025-12-18T15:30:00Z"/>
  <w16cex:commentExtensible w16cex:durableId="4B5CB265" w16cex:dateUtc="2025-12-18T2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FD0F5B" w16cid:durableId="09FA9BCB"/>
  <w16cid:commentId w16cid:paraId="00082394" w16cid:durableId="6A2CDB2D"/>
  <w16cid:commentId w16cid:paraId="05613FE5" w16cid:durableId="52900DF7"/>
  <w16cid:commentId w16cid:paraId="522636F7" w16cid:durableId="6722CD4C"/>
  <w16cid:commentId w16cid:paraId="774B0E31" w16cid:durableId="2A5F9F7D"/>
  <w16cid:commentId w16cid:paraId="42DD13CA" w16cid:durableId="5E1A5C1F"/>
  <w16cid:commentId w16cid:paraId="0D11B9B6" w16cid:durableId="44CC4D61"/>
  <w16cid:commentId w16cid:paraId="5D83AB9B" w16cid:durableId="06A31263"/>
  <w16cid:commentId w16cid:paraId="3CF61041" w16cid:durableId="1894D0CB"/>
  <w16cid:commentId w16cid:paraId="5AB68FEC" w16cid:durableId="3CD3C455"/>
  <w16cid:commentId w16cid:paraId="5FC077FA" w16cid:durableId="606441D0"/>
  <w16cid:commentId w16cid:paraId="29A1535B" w16cid:durableId="780F97FD"/>
  <w16cid:commentId w16cid:paraId="77BB35E7" w16cid:durableId="76511DA6"/>
  <w16cid:commentId w16cid:paraId="0A4CCC2B" w16cid:durableId="4B5CB2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D8195" w14:textId="77777777" w:rsidR="004076F7" w:rsidRDefault="004076F7">
      <w:r>
        <w:separator/>
      </w:r>
    </w:p>
  </w:endnote>
  <w:endnote w:type="continuationSeparator" w:id="0">
    <w:p w14:paraId="408AA5EE" w14:textId="77777777" w:rsidR="004076F7" w:rsidRDefault="00407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G Times">
    <w:altName w:val="Times New Roman"/>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5549C" w14:textId="77777777" w:rsidR="004076F7" w:rsidRDefault="004076F7">
      <w:r>
        <w:separator/>
      </w:r>
    </w:p>
  </w:footnote>
  <w:footnote w:type="continuationSeparator" w:id="0">
    <w:p w14:paraId="437CD46C" w14:textId="77777777" w:rsidR="004076F7" w:rsidRDefault="004076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82226"/>
      <w:docPartObj>
        <w:docPartGallery w:val="Page Numbers (Top of Page)"/>
        <w:docPartUnique/>
      </w:docPartObj>
    </w:sdtPr>
    <w:sdtContent>
      <w:p w14:paraId="356FA35C" w14:textId="77777777" w:rsidR="003D4A22" w:rsidRDefault="003D4A22">
        <w:pPr>
          <w:pStyle w:val="Header"/>
          <w:jc w:val="right"/>
        </w:pPr>
        <w:r>
          <w:fldChar w:fldCharType="begin"/>
        </w:r>
        <w:r>
          <w:instrText>PAGE   \* MERGEFORMAT</w:instrText>
        </w:r>
        <w:r>
          <w:fldChar w:fldCharType="separate"/>
        </w:r>
        <w:r>
          <w:t>2</w:t>
        </w:r>
        <w:r>
          <w:fldChar w:fldCharType="end"/>
        </w:r>
      </w:p>
    </w:sdtContent>
  </w:sdt>
  <w:p w14:paraId="16DABE17" w14:textId="77777777" w:rsidR="003D4A22" w:rsidRDefault="003D4A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F0421"/>
    <w:multiLevelType w:val="multilevel"/>
    <w:tmpl w:val="BB4A7B34"/>
    <w:lvl w:ilvl="0">
      <w:start w:val="1"/>
      <w:numFmt w:val="decimal"/>
      <w:lvlText w:val="%1."/>
      <w:lvlJc w:val="left"/>
      <w:pPr>
        <w:ind w:left="720" w:hanging="360"/>
      </w:pPr>
      <w:rPr>
        <w:rFonts w:hint="default"/>
        <w:color w:val="auto"/>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5F22CC4"/>
    <w:multiLevelType w:val="multilevel"/>
    <w:tmpl w:val="4D1814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916AA"/>
    <w:multiLevelType w:val="hybridMultilevel"/>
    <w:tmpl w:val="561497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C40E30"/>
    <w:multiLevelType w:val="hybridMultilevel"/>
    <w:tmpl w:val="7DE071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B86378"/>
    <w:multiLevelType w:val="hybridMultilevel"/>
    <w:tmpl w:val="97F401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393BCD"/>
    <w:multiLevelType w:val="hybridMultilevel"/>
    <w:tmpl w:val="B0542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9B61E0"/>
    <w:multiLevelType w:val="hybridMultilevel"/>
    <w:tmpl w:val="52C6E1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B0F1C5C"/>
    <w:multiLevelType w:val="multilevel"/>
    <w:tmpl w:val="5F20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500668"/>
    <w:multiLevelType w:val="multilevel"/>
    <w:tmpl w:val="E952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F63F0"/>
    <w:multiLevelType w:val="hybridMultilevel"/>
    <w:tmpl w:val="8B083B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C65D19"/>
    <w:multiLevelType w:val="hybridMultilevel"/>
    <w:tmpl w:val="C1C659BA"/>
    <w:lvl w:ilvl="0" w:tplc="57000E7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2833CB"/>
    <w:multiLevelType w:val="hybridMultilevel"/>
    <w:tmpl w:val="7618E1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D335887"/>
    <w:multiLevelType w:val="hybridMultilevel"/>
    <w:tmpl w:val="D158A9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D99321F"/>
    <w:multiLevelType w:val="hybridMultilevel"/>
    <w:tmpl w:val="26DE9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A73920"/>
    <w:multiLevelType w:val="hybridMultilevel"/>
    <w:tmpl w:val="84A2A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C9A4725"/>
    <w:multiLevelType w:val="hybridMultilevel"/>
    <w:tmpl w:val="B564482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F01FFC"/>
    <w:multiLevelType w:val="multilevel"/>
    <w:tmpl w:val="8710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55F10"/>
    <w:multiLevelType w:val="hybridMultilevel"/>
    <w:tmpl w:val="6DDE34E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8" w15:restartNumberingAfterBreak="0">
    <w:nsid w:val="72D514C7"/>
    <w:multiLevelType w:val="hybridMultilevel"/>
    <w:tmpl w:val="A7D62FF2"/>
    <w:lvl w:ilvl="0" w:tplc="04130005">
      <w:start w:val="1"/>
      <w:numFmt w:val="bullet"/>
      <w:lvlText w:val=""/>
      <w:lvlJc w:val="left"/>
      <w:pPr>
        <w:ind w:left="531"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32657F6"/>
    <w:multiLevelType w:val="hybridMultilevel"/>
    <w:tmpl w:val="85186D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4507305"/>
    <w:multiLevelType w:val="hybridMultilevel"/>
    <w:tmpl w:val="A3E4ED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B264056"/>
    <w:multiLevelType w:val="multilevel"/>
    <w:tmpl w:val="C3E0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B3252"/>
    <w:multiLevelType w:val="hybridMultilevel"/>
    <w:tmpl w:val="D6D6925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2201112">
    <w:abstractNumId w:val="11"/>
  </w:num>
  <w:num w:numId="2" w16cid:durableId="1178889884">
    <w:abstractNumId w:val="3"/>
  </w:num>
  <w:num w:numId="3" w16cid:durableId="438642843">
    <w:abstractNumId w:val="12"/>
  </w:num>
  <w:num w:numId="4" w16cid:durableId="2049524566">
    <w:abstractNumId w:val="2"/>
  </w:num>
  <w:num w:numId="5" w16cid:durableId="2134245894">
    <w:abstractNumId w:val="9"/>
  </w:num>
  <w:num w:numId="6" w16cid:durableId="2080208102">
    <w:abstractNumId w:val="14"/>
  </w:num>
  <w:num w:numId="7" w16cid:durableId="377321572">
    <w:abstractNumId w:val="20"/>
  </w:num>
  <w:num w:numId="8" w16cid:durableId="941299310">
    <w:abstractNumId w:val="4"/>
  </w:num>
  <w:num w:numId="9" w16cid:durableId="243151092">
    <w:abstractNumId w:val="10"/>
  </w:num>
  <w:num w:numId="10" w16cid:durableId="1438019904">
    <w:abstractNumId w:val="22"/>
  </w:num>
  <w:num w:numId="11" w16cid:durableId="1843545488">
    <w:abstractNumId w:val="15"/>
  </w:num>
  <w:num w:numId="12" w16cid:durableId="1832988934">
    <w:abstractNumId w:val="18"/>
  </w:num>
  <w:num w:numId="13" w16cid:durableId="1487209095">
    <w:abstractNumId w:val="7"/>
  </w:num>
  <w:num w:numId="14" w16cid:durableId="1276525969">
    <w:abstractNumId w:val="21"/>
  </w:num>
  <w:num w:numId="15" w16cid:durableId="1196381462">
    <w:abstractNumId w:val="17"/>
  </w:num>
  <w:num w:numId="16" w16cid:durableId="1784955910">
    <w:abstractNumId w:val="5"/>
  </w:num>
  <w:num w:numId="17" w16cid:durableId="1523861133">
    <w:abstractNumId w:val="16"/>
  </w:num>
  <w:num w:numId="18" w16cid:durableId="1466122096">
    <w:abstractNumId w:val="8"/>
  </w:num>
  <w:num w:numId="19" w16cid:durableId="1153256905">
    <w:abstractNumId w:val="13"/>
  </w:num>
  <w:num w:numId="20" w16cid:durableId="2083553211">
    <w:abstractNumId w:val="0"/>
  </w:num>
  <w:num w:numId="21" w16cid:durableId="1218475557">
    <w:abstractNumId w:val="1"/>
  </w:num>
  <w:num w:numId="22" w16cid:durableId="1854682359">
    <w:abstractNumId w:val="6"/>
  </w:num>
  <w:num w:numId="23" w16cid:durableId="117206721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ode, Willem de">
    <w15:presenceInfo w15:providerId="AD" w15:userId="S::Willem.deBoode@radboudumc.nl::fa23777a-bd7b-444b-9f54-fbd8898d0108"/>
  </w15:person>
  <w15:person w15:author="Antonius, Tim">
    <w15:presenceInfo w15:providerId="AD" w15:userId="S::Tim.Antonius@radboudumc.nl::3ea16bba-4736-4d3c-a01d-c535b460d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5w90zxw4p0f2qe2xtixwtw6t9w909tr0vpa&quot;&gt;AntoniusLibrary&lt;record-ids&gt;&lt;item&gt;1&lt;/item&gt;&lt;item&gt;2&lt;/item&gt;&lt;item&gt;3&lt;/item&gt;&lt;item&gt;4&lt;/item&gt;&lt;item&gt;10&lt;/item&gt;&lt;item&gt;21&lt;/item&gt;&lt;item&gt;30&lt;/item&gt;&lt;item&gt;31&lt;/item&gt;&lt;item&gt;32&lt;/item&gt;&lt;item&gt;40&lt;/item&gt;&lt;item&gt;41&lt;/item&gt;&lt;item&gt;42&lt;/item&gt;&lt;item&gt;43&lt;/item&gt;&lt;item&gt;44&lt;/item&gt;&lt;item&gt;45&lt;/item&gt;&lt;item&gt;48&lt;/item&gt;&lt;item&gt;49&lt;/item&gt;&lt;item&gt;50&lt;/item&gt;&lt;item&gt;53&lt;/item&gt;&lt;item&gt;54&lt;/item&gt;&lt;item&gt;68&lt;/item&gt;&lt;item&gt;69&lt;/item&gt;&lt;item&gt;70&lt;/item&gt;&lt;/record-ids&gt;&lt;/item&gt;&lt;/Libraries&gt;"/>
  </w:docVars>
  <w:rsids>
    <w:rsidRoot w:val="003D4A22"/>
    <w:rsid w:val="000136A3"/>
    <w:rsid w:val="00013DC1"/>
    <w:rsid w:val="00046B9D"/>
    <w:rsid w:val="00077D46"/>
    <w:rsid w:val="000910FD"/>
    <w:rsid w:val="000B3348"/>
    <w:rsid w:val="000C0E17"/>
    <w:rsid w:val="000E2AFB"/>
    <w:rsid w:val="00104044"/>
    <w:rsid w:val="00117EBB"/>
    <w:rsid w:val="00124200"/>
    <w:rsid w:val="001331D9"/>
    <w:rsid w:val="00175D90"/>
    <w:rsid w:val="001D5B9B"/>
    <w:rsid w:val="001D6ADF"/>
    <w:rsid w:val="001E02D3"/>
    <w:rsid w:val="001E0B8F"/>
    <w:rsid w:val="001E246A"/>
    <w:rsid w:val="001F3C50"/>
    <w:rsid w:val="00200E9D"/>
    <w:rsid w:val="00210DF9"/>
    <w:rsid w:val="00211556"/>
    <w:rsid w:val="00216981"/>
    <w:rsid w:val="00223727"/>
    <w:rsid w:val="00224D22"/>
    <w:rsid w:val="00230AED"/>
    <w:rsid w:val="002338DC"/>
    <w:rsid w:val="002341DB"/>
    <w:rsid w:val="00237DBE"/>
    <w:rsid w:val="00243775"/>
    <w:rsid w:val="00260ED8"/>
    <w:rsid w:val="0028533B"/>
    <w:rsid w:val="00291374"/>
    <w:rsid w:val="002B1C33"/>
    <w:rsid w:val="002C2C33"/>
    <w:rsid w:val="002F2512"/>
    <w:rsid w:val="00301A46"/>
    <w:rsid w:val="00314B94"/>
    <w:rsid w:val="00317A46"/>
    <w:rsid w:val="00330C60"/>
    <w:rsid w:val="00365644"/>
    <w:rsid w:val="00367D6A"/>
    <w:rsid w:val="00377BBC"/>
    <w:rsid w:val="00381058"/>
    <w:rsid w:val="0038281E"/>
    <w:rsid w:val="0039547B"/>
    <w:rsid w:val="00397336"/>
    <w:rsid w:val="003B5B00"/>
    <w:rsid w:val="003D10CC"/>
    <w:rsid w:val="003D4A22"/>
    <w:rsid w:val="003E214A"/>
    <w:rsid w:val="003F3886"/>
    <w:rsid w:val="004076F7"/>
    <w:rsid w:val="00421283"/>
    <w:rsid w:val="0043505A"/>
    <w:rsid w:val="004471B3"/>
    <w:rsid w:val="00447A5E"/>
    <w:rsid w:val="00455D9E"/>
    <w:rsid w:val="0046270B"/>
    <w:rsid w:val="00471B5F"/>
    <w:rsid w:val="00480B33"/>
    <w:rsid w:val="00482DB2"/>
    <w:rsid w:val="00486679"/>
    <w:rsid w:val="0049060A"/>
    <w:rsid w:val="004A151A"/>
    <w:rsid w:val="004B4E40"/>
    <w:rsid w:val="004D11CC"/>
    <w:rsid w:val="004D3EA7"/>
    <w:rsid w:val="004D686B"/>
    <w:rsid w:val="004E02AF"/>
    <w:rsid w:val="0050369C"/>
    <w:rsid w:val="005139EA"/>
    <w:rsid w:val="00546F0C"/>
    <w:rsid w:val="00547C97"/>
    <w:rsid w:val="005616B9"/>
    <w:rsid w:val="00571C56"/>
    <w:rsid w:val="005743F8"/>
    <w:rsid w:val="005827D2"/>
    <w:rsid w:val="005A164E"/>
    <w:rsid w:val="005A4835"/>
    <w:rsid w:val="005A61D4"/>
    <w:rsid w:val="005E3F4F"/>
    <w:rsid w:val="005E67D9"/>
    <w:rsid w:val="005F5013"/>
    <w:rsid w:val="00603428"/>
    <w:rsid w:val="006242A4"/>
    <w:rsid w:val="00652D1C"/>
    <w:rsid w:val="00654F10"/>
    <w:rsid w:val="00656BCB"/>
    <w:rsid w:val="00665034"/>
    <w:rsid w:val="0066507C"/>
    <w:rsid w:val="0068555A"/>
    <w:rsid w:val="006C2FDB"/>
    <w:rsid w:val="006D2319"/>
    <w:rsid w:val="006F57BB"/>
    <w:rsid w:val="006F76B1"/>
    <w:rsid w:val="006F7DA1"/>
    <w:rsid w:val="00730FE4"/>
    <w:rsid w:val="00734F0D"/>
    <w:rsid w:val="00735AFF"/>
    <w:rsid w:val="00745343"/>
    <w:rsid w:val="00751829"/>
    <w:rsid w:val="00754DC8"/>
    <w:rsid w:val="0076469F"/>
    <w:rsid w:val="007706A4"/>
    <w:rsid w:val="007A1BC7"/>
    <w:rsid w:val="007B3570"/>
    <w:rsid w:val="007B7440"/>
    <w:rsid w:val="007D4800"/>
    <w:rsid w:val="007E0868"/>
    <w:rsid w:val="007F2FF1"/>
    <w:rsid w:val="00800FCA"/>
    <w:rsid w:val="008044BC"/>
    <w:rsid w:val="0081343A"/>
    <w:rsid w:val="00814B61"/>
    <w:rsid w:val="008532F5"/>
    <w:rsid w:val="00897E0B"/>
    <w:rsid w:val="008A254F"/>
    <w:rsid w:val="008A6C66"/>
    <w:rsid w:val="008B20BE"/>
    <w:rsid w:val="008F042C"/>
    <w:rsid w:val="008F6F74"/>
    <w:rsid w:val="00903777"/>
    <w:rsid w:val="00907E60"/>
    <w:rsid w:val="00927627"/>
    <w:rsid w:val="009307C9"/>
    <w:rsid w:val="00940DC8"/>
    <w:rsid w:val="00941278"/>
    <w:rsid w:val="00955F12"/>
    <w:rsid w:val="00962D5D"/>
    <w:rsid w:val="00977E23"/>
    <w:rsid w:val="009928BA"/>
    <w:rsid w:val="009958BA"/>
    <w:rsid w:val="009A2D74"/>
    <w:rsid w:val="009A50A1"/>
    <w:rsid w:val="009B08A3"/>
    <w:rsid w:val="009B43EC"/>
    <w:rsid w:val="009C16D1"/>
    <w:rsid w:val="009C1FD8"/>
    <w:rsid w:val="009D0144"/>
    <w:rsid w:val="009D3DA6"/>
    <w:rsid w:val="009F6404"/>
    <w:rsid w:val="00A11FED"/>
    <w:rsid w:val="00A216E2"/>
    <w:rsid w:val="00A51513"/>
    <w:rsid w:val="00A6083B"/>
    <w:rsid w:val="00AB3BA2"/>
    <w:rsid w:val="00AD2C97"/>
    <w:rsid w:val="00AE4D1D"/>
    <w:rsid w:val="00B11579"/>
    <w:rsid w:val="00B21ACD"/>
    <w:rsid w:val="00B223FB"/>
    <w:rsid w:val="00B255AC"/>
    <w:rsid w:val="00B31B41"/>
    <w:rsid w:val="00B549C2"/>
    <w:rsid w:val="00BE0DE0"/>
    <w:rsid w:val="00C10AB0"/>
    <w:rsid w:val="00C1226A"/>
    <w:rsid w:val="00C163EF"/>
    <w:rsid w:val="00C17D26"/>
    <w:rsid w:val="00C20D1B"/>
    <w:rsid w:val="00C2179E"/>
    <w:rsid w:val="00C24B09"/>
    <w:rsid w:val="00C50E6F"/>
    <w:rsid w:val="00C57E5D"/>
    <w:rsid w:val="00C60B54"/>
    <w:rsid w:val="00C72555"/>
    <w:rsid w:val="00CA34FA"/>
    <w:rsid w:val="00CA58FB"/>
    <w:rsid w:val="00CA74B8"/>
    <w:rsid w:val="00CB54C2"/>
    <w:rsid w:val="00CC1DE6"/>
    <w:rsid w:val="00CF2433"/>
    <w:rsid w:val="00CF6D51"/>
    <w:rsid w:val="00D17D3A"/>
    <w:rsid w:val="00D467EE"/>
    <w:rsid w:val="00D55783"/>
    <w:rsid w:val="00D66674"/>
    <w:rsid w:val="00DD5948"/>
    <w:rsid w:val="00E0500F"/>
    <w:rsid w:val="00E12616"/>
    <w:rsid w:val="00E26FD8"/>
    <w:rsid w:val="00E32595"/>
    <w:rsid w:val="00E34ABD"/>
    <w:rsid w:val="00E4778A"/>
    <w:rsid w:val="00E6404A"/>
    <w:rsid w:val="00EA0285"/>
    <w:rsid w:val="00EA76CA"/>
    <w:rsid w:val="00EB1274"/>
    <w:rsid w:val="00ED7C2A"/>
    <w:rsid w:val="00EE7490"/>
    <w:rsid w:val="00F23546"/>
    <w:rsid w:val="00F26AD7"/>
    <w:rsid w:val="00F44624"/>
    <w:rsid w:val="00F571EB"/>
    <w:rsid w:val="00F97C33"/>
    <w:rsid w:val="00FA0BF9"/>
    <w:rsid w:val="00FA0E24"/>
    <w:rsid w:val="00FA283D"/>
    <w:rsid w:val="00FB208A"/>
    <w:rsid w:val="00FB2C33"/>
    <w:rsid w:val="00FC6B2C"/>
    <w:rsid w:val="00FE4B05"/>
    <w:rsid w:val="00FF6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29208"/>
  <w15:chartTrackingRefBased/>
  <w15:docId w15:val="{DD22B7FC-9B02-F24E-84D5-4783FF4FB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A2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D4A2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3D4A2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caps/>
      <w:spacing w:val="15"/>
      <w:sz w:val="22"/>
      <w:szCs w:val="22"/>
    </w:rPr>
  </w:style>
  <w:style w:type="paragraph" w:styleId="Heading3">
    <w:name w:val="heading 3"/>
    <w:basedOn w:val="Normal"/>
    <w:next w:val="Normal"/>
    <w:link w:val="Heading3Char"/>
    <w:uiPriority w:val="9"/>
    <w:semiHidden/>
    <w:unhideWhenUsed/>
    <w:qFormat/>
    <w:rsid w:val="003D4A22"/>
    <w:pPr>
      <w:pBdr>
        <w:top w:val="single" w:sz="6" w:space="2" w:color="156082" w:themeColor="accent1"/>
        <w:left w:val="single" w:sz="6" w:space="2" w:color="156082" w:themeColor="accent1"/>
      </w:pBdr>
      <w:spacing w:before="30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3D4A22"/>
    <w:pPr>
      <w:pBdr>
        <w:top w:val="dotted" w:sz="6" w:space="2" w:color="156082" w:themeColor="accent1"/>
        <w:left w:val="dotted" w:sz="6" w:space="2" w:color="156082" w:themeColor="accent1"/>
      </w:pBdr>
      <w:spacing w:before="30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3D4A22"/>
    <w:pPr>
      <w:pBdr>
        <w:bottom w:val="single" w:sz="6" w:space="1" w:color="156082" w:themeColor="accent1"/>
      </w:pBdr>
      <w:spacing w:before="30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3D4A22"/>
    <w:pPr>
      <w:pBdr>
        <w:bottom w:val="dotted" w:sz="6" w:space="1" w:color="156082" w:themeColor="accent1"/>
      </w:pBdr>
      <w:spacing w:before="30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3D4A22"/>
    <w:pPr>
      <w:spacing w:before="30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3D4A22"/>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3D4A22"/>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A22"/>
    <w:rPr>
      <w:rFonts w:ascii="Times New Roman" w:eastAsia="Times New Roman" w:hAnsi="Times New Roman" w:cs="Times New Roman"/>
      <w:b/>
      <w:bCs/>
      <w:caps/>
      <w:color w:val="FFFFFF" w:themeColor="background1"/>
      <w:spacing w:val="15"/>
      <w:kern w:val="0"/>
      <w:sz w:val="22"/>
      <w:szCs w:val="22"/>
      <w:shd w:val="clear" w:color="auto" w:fill="156082" w:themeFill="accent1"/>
      <w14:ligatures w14:val="none"/>
    </w:rPr>
  </w:style>
  <w:style w:type="character" w:customStyle="1" w:styleId="Heading2Char">
    <w:name w:val="Heading 2 Char"/>
    <w:basedOn w:val="DefaultParagraphFont"/>
    <w:link w:val="Heading2"/>
    <w:uiPriority w:val="9"/>
    <w:semiHidden/>
    <w:rsid w:val="003D4A22"/>
    <w:rPr>
      <w:rFonts w:ascii="Times New Roman" w:eastAsia="Times New Roman" w:hAnsi="Times New Roman" w:cs="Times New Roman"/>
      <w:caps/>
      <w:spacing w:val="15"/>
      <w:kern w:val="0"/>
      <w:sz w:val="22"/>
      <w:szCs w:val="22"/>
      <w:shd w:val="clear" w:color="auto" w:fill="C1E4F5" w:themeFill="accent1" w:themeFillTint="33"/>
      <w14:ligatures w14:val="none"/>
    </w:rPr>
  </w:style>
  <w:style w:type="character" w:customStyle="1" w:styleId="Heading3Char">
    <w:name w:val="Heading 3 Char"/>
    <w:basedOn w:val="DefaultParagraphFont"/>
    <w:link w:val="Heading3"/>
    <w:uiPriority w:val="9"/>
    <w:semiHidden/>
    <w:rsid w:val="003D4A22"/>
    <w:rPr>
      <w:rFonts w:ascii="Times New Roman" w:eastAsia="Times New Roman" w:hAnsi="Times New Roman" w:cs="Times New Roman"/>
      <w:caps/>
      <w:color w:val="0A2F40" w:themeColor="accent1" w:themeShade="7F"/>
      <w:spacing w:val="15"/>
      <w:kern w:val="0"/>
      <w:sz w:val="22"/>
      <w:szCs w:val="22"/>
      <w14:ligatures w14:val="none"/>
    </w:rPr>
  </w:style>
  <w:style w:type="character" w:customStyle="1" w:styleId="Heading4Char">
    <w:name w:val="Heading 4 Char"/>
    <w:basedOn w:val="DefaultParagraphFont"/>
    <w:link w:val="Heading4"/>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5Char">
    <w:name w:val="Heading 5 Char"/>
    <w:basedOn w:val="DefaultParagraphFont"/>
    <w:link w:val="Heading5"/>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6Char">
    <w:name w:val="Heading 6 Char"/>
    <w:basedOn w:val="DefaultParagraphFont"/>
    <w:link w:val="Heading6"/>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7Char">
    <w:name w:val="Heading 7 Char"/>
    <w:basedOn w:val="DefaultParagraphFont"/>
    <w:link w:val="Heading7"/>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8Char">
    <w:name w:val="Heading 8 Char"/>
    <w:basedOn w:val="DefaultParagraphFont"/>
    <w:link w:val="Heading8"/>
    <w:uiPriority w:val="9"/>
    <w:semiHidden/>
    <w:rsid w:val="003D4A22"/>
    <w:rPr>
      <w:rFonts w:ascii="Times New Roman" w:eastAsia="Times New Roman" w:hAnsi="Times New Roman" w:cs="Times New Roman"/>
      <w:caps/>
      <w:spacing w:val="10"/>
      <w:kern w:val="0"/>
      <w:sz w:val="18"/>
      <w:szCs w:val="18"/>
      <w14:ligatures w14:val="none"/>
    </w:rPr>
  </w:style>
  <w:style w:type="character" w:customStyle="1" w:styleId="Heading9Char">
    <w:name w:val="Heading 9 Char"/>
    <w:basedOn w:val="DefaultParagraphFont"/>
    <w:link w:val="Heading9"/>
    <w:uiPriority w:val="9"/>
    <w:semiHidden/>
    <w:rsid w:val="003D4A22"/>
    <w:rPr>
      <w:rFonts w:ascii="Times New Roman" w:eastAsia="Times New Roman" w:hAnsi="Times New Roman" w:cs="Times New Roman"/>
      <w:i/>
      <w:caps/>
      <w:spacing w:val="10"/>
      <w:kern w:val="0"/>
      <w:sz w:val="18"/>
      <w:szCs w:val="18"/>
      <w14:ligatures w14:val="none"/>
    </w:rPr>
  </w:style>
  <w:style w:type="paragraph" w:styleId="Title">
    <w:name w:val="Title"/>
    <w:basedOn w:val="Normal"/>
    <w:next w:val="Normal"/>
    <w:link w:val="TitleChar"/>
    <w:uiPriority w:val="10"/>
    <w:qFormat/>
    <w:rsid w:val="003D4A22"/>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3D4A22"/>
    <w:rPr>
      <w:rFonts w:ascii="Times New Roman" w:eastAsia="Times New Roman" w:hAnsi="Times New Roman" w:cs="Times New Roman"/>
      <w:caps/>
      <w:color w:val="156082" w:themeColor="accent1"/>
      <w:spacing w:val="10"/>
      <w:kern w:val="28"/>
      <w:sz w:val="52"/>
      <w:szCs w:val="52"/>
      <w14:ligatures w14:val="none"/>
    </w:rPr>
  </w:style>
  <w:style w:type="paragraph" w:styleId="Subtitle">
    <w:name w:val="Subtitle"/>
    <w:basedOn w:val="Normal"/>
    <w:next w:val="Normal"/>
    <w:link w:val="SubtitleChar"/>
    <w:uiPriority w:val="11"/>
    <w:qFormat/>
    <w:rsid w:val="003D4A22"/>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3D4A22"/>
    <w:rPr>
      <w:rFonts w:ascii="Times New Roman" w:eastAsia="Times New Roman" w:hAnsi="Times New Roman" w:cs="Times New Roman"/>
      <w:caps/>
      <w:color w:val="595959" w:themeColor="text1" w:themeTint="A6"/>
      <w:spacing w:val="10"/>
      <w:kern w:val="0"/>
      <w14:ligatures w14:val="none"/>
    </w:rPr>
  </w:style>
  <w:style w:type="paragraph" w:styleId="Quote">
    <w:name w:val="Quote"/>
    <w:basedOn w:val="Normal"/>
    <w:next w:val="Normal"/>
    <w:link w:val="QuoteChar"/>
    <w:uiPriority w:val="29"/>
    <w:qFormat/>
    <w:rsid w:val="003D4A22"/>
    <w:rPr>
      <w:i/>
      <w:iCs/>
    </w:rPr>
  </w:style>
  <w:style w:type="character" w:customStyle="1" w:styleId="QuoteChar">
    <w:name w:val="Quote Char"/>
    <w:basedOn w:val="DefaultParagraphFont"/>
    <w:link w:val="Quote"/>
    <w:uiPriority w:val="29"/>
    <w:rsid w:val="003D4A22"/>
    <w:rPr>
      <w:rFonts w:ascii="Times New Roman" w:eastAsia="Times New Roman" w:hAnsi="Times New Roman" w:cs="Times New Roman"/>
      <w:i/>
      <w:iCs/>
      <w:kern w:val="0"/>
      <w14:ligatures w14:val="none"/>
    </w:rPr>
  </w:style>
  <w:style w:type="paragraph" w:styleId="ListParagraph">
    <w:name w:val="List Paragraph"/>
    <w:basedOn w:val="Normal"/>
    <w:uiPriority w:val="34"/>
    <w:qFormat/>
    <w:rsid w:val="003D4A22"/>
    <w:pPr>
      <w:ind w:left="720"/>
      <w:contextualSpacing/>
    </w:pPr>
  </w:style>
  <w:style w:type="character" w:styleId="IntenseEmphasis">
    <w:name w:val="Intense Emphasis"/>
    <w:uiPriority w:val="21"/>
    <w:qFormat/>
    <w:rsid w:val="003D4A22"/>
    <w:rPr>
      <w:b/>
      <w:bCs/>
      <w:caps/>
      <w:color w:val="0A2F40" w:themeColor="accent1" w:themeShade="7F"/>
      <w:spacing w:val="10"/>
    </w:rPr>
  </w:style>
  <w:style w:type="paragraph" w:styleId="IntenseQuote">
    <w:name w:val="Intense Quote"/>
    <w:basedOn w:val="Normal"/>
    <w:next w:val="Normal"/>
    <w:link w:val="IntenseQuoteChar"/>
    <w:uiPriority w:val="30"/>
    <w:qFormat/>
    <w:rsid w:val="003D4A22"/>
    <w:pPr>
      <w:pBdr>
        <w:top w:val="single" w:sz="4" w:space="10" w:color="156082" w:themeColor="accent1"/>
        <w:left w:val="single" w:sz="4" w:space="10" w:color="156082" w:themeColor="accent1"/>
      </w:pBdr>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3D4A22"/>
    <w:rPr>
      <w:rFonts w:ascii="Times New Roman" w:eastAsia="Times New Roman" w:hAnsi="Times New Roman" w:cs="Times New Roman"/>
      <w:i/>
      <w:iCs/>
      <w:color w:val="156082" w:themeColor="accent1"/>
      <w:kern w:val="0"/>
      <w14:ligatures w14:val="none"/>
    </w:rPr>
  </w:style>
  <w:style w:type="character" w:styleId="IntenseReference">
    <w:name w:val="Intense Reference"/>
    <w:uiPriority w:val="32"/>
    <w:qFormat/>
    <w:rsid w:val="003D4A22"/>
    <w:rPr>
      <w:b/>
      <w:bCs/>
      <w:i/>
      <w:iCs/>
      <w:caps/>
      <w:color w:val="156082" w:themeColor="accent1"/>
    </w:rPr>
  </w:style>
  <w:style w:type="paragraph" w:customStyle="1" w:styleId="Default">
    <w:name w:val="Default"/>
    <w:rsid w:val="003D4A22"/>
    <w:pPr>
      <w:autoSpaceDE w:val="0"/>
      <w:autoSpaceDN w:val="0"/>
      <w:adjustRightInd w:val="0"/>
      <w:spacing w:before="200" w:after="0" w:line="240" w:lineRule="auto"/>
    </w:pPr>
    <w:rPr>
      <w:rFonts w:ascii="Times New Roman" w:eastAsiaTheme="minorEastAsia" w:hAnsi="Times New Roman" w:cs="Times New Roman"/>
      <w:color w:val="000000"/>
      <w:kern w:val="0"/>
      <w:lang w:val="fr-FR"/>
      <w14:ligatures w14:val="none"/>
    </w:rPr>
  </w:style>
  <w:style w:type="paragraph" w:styleId="NoSpacing">
    <w:name w:val="No Spacing"/>
    <w:aliases w:val="Standard"/>
    <w:basedOn w:val="Normal"/>
    <w:link w:val="NoSpacingChar"/>
    <w:uiPriority w:val="1"/>
    <w:qFormat/>
    <w:rsid w:val="003D4A22"/>
  </w:style>
  <w:style w:type="paragraph" w:styleId="NormalWeb">
    <w:name w:val="Normal (Web)"/>
    <w:basedOn w:val="Normal"/>
    <w:uiPriority w:val="99"/>
    <w:unhideWhenUsed/>
    <w:rsid w:val="003D4A22"/>
    <w:pPr>
      <w:spacing w:before="100" w:beforeAutospacing="1" w:after="100" w:afterAutospacing="1"/>
    </w:pPr>
    <w:rPr>
      <w:lang w:eastAsia="fr-FR"/>
    </w:rPr>
  </w:style>
  <w:style w:type="paragraph" w:styleId="Header">
    <w:name w:val="header"/>
    <w:basedOn w:val="Normal"/>
    <w:link w:val="HeaderChar"/>
    <w:uiPriority w:val="99"/>
    <w:unhideWhenUsed/>
    <w:rsid w:val="003D4A22"/>
    <w:pPr>
      <w:tabs>
        <w:tab w:val="center" w:pos="4536"/>
        <w:tab w:val="right" w:pos="9072"/>
      </w:tabs>
    </w:pPr>
  </w:style>
  <w:style w:type="character" w:customStyle="1" w:styleId="HeaderChar">
    <w:name w:val="Header Char"/>
    <w:basedOn w:val="DefaultParagraphFont"/>
    <w:link w:val="Header"/>
    <w:uiPriority w:val="99"/>
    <w:rsid w:val="003D4A2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D4A22"/>
    <w:pPr>
      <w:tabs>
        <w:tab w:val="center" w:pos="4536"/>
        <w:tab w:val="right" w:pos="9072"/>
      </w:tabs>
    </w:pPr>
  </w:style>
  <w:style w:type="character" w:customStyle="1" w:styleId="FooterChar">
    <w:name w:val="Footer Char"/>
    <w:basedOn w:val="DefaultParagraphFont"/>
    <w:link w:val="Footer"/>
    <w:uiPriority w:val="99"/>
    <w:rsid w:val="003D4A22"/>
    <w:rPr>
      <w:rFonts w:ascii="Times New Roman" w:eastAsia="Times New Roman" w:hAnsi="Times New Roman" w:cs="Times New Roman"/>
      <w:kern w:val="0"/>
      <w14:ligatures w14:val="none"/>
    </w:rPr>
  </w:style>
  <w:style w:type="table" w:styleId="TableGrid">
    <w:name w:val="Table Grid"/>
    <w:basedOn w:val="TableNormal"/>
    <w:uiPriority w:val="39"/>
    <w:rsid w:val="003D4A22"/>
    <w:pPr>
      <w:spacing w:before="200" w:after="0" w:line="240" w:lineRule="auto"/>
    </w:pPr>
    <w:rPr>
      <w:rFonts w:eastAsiaTheme="minorEastAsia"/>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D4A22"/>
  </w:style>
  <w:style w:type="character" w:customStyle="1" w:styleId="FootnoteTextChar">
    <w:name w:val="Footnote Text Char"/>
    <w:basedOn w:val="DefaultParagraphFont"/>
    <w:link w:val="FootnoteText"/>
    <w:uiPriority w:val="99"/>
    <w:semiHidden/>
    <w:rsid w:val="003D4A22"/>
    <w:rPr>
      <w:rFonts w:ascii="Times New Roman" w:eastAsia="Times New Roman" w:hAnsi="Times New Roman" w:cs="Times New Roman"/>
      <w:kern w:val="0"/>
      <w14:ligatures w14:val="none"/>
    </w:rPr>
  </w:style>
  <w:style w:type="character" w:styleId="FootnoteReference">
    <w:name w:val="footnote reference"/>
    <w:basedOn w:val="DefaultParagraphFont"/>
    <w:uiPriority w:val="99"/>
    <w:semiHidden/>
    <w:unhideWhenUsed/>
    <w:rsid w:val="003D4A22"/>
    <w:rPr>
      <w:vertAlign w:val="superscript"/>
    </w:rPr>
  </w:style>
  <w:style w:type="character" w:styleId="CommentReference">
    <w:name w:val="annotation reference"/>
    <w:basedOn w:val="DefaultParagraphFont"/>
    <w:uiPriority w:val="99"/>
    <w:semiHidden/>
    <w:unhideWhenUsed/>
    <w:rsid w:val="003D4A22"/>
    <w:rPr>
      <w:sz w:val="16"/>
      <w:szCs w:val="16"/>
    </w:rPr>
  </w:style>
  <w:style w:type="paragraph" w:styleId="CommentText">
    <w:name w:val="annotation text"/>
    <w:basedOn w:val="Normal"/>
    <w:link w:val="CommentTextChar"/>
    <w:uiPriority w:val="99"/>
    <w:unhideWhenUsed/>
    <w:rsid w:val="003D4A22"/>
    <w:pPr>
      <w:widowControl w:val="0"/>
    </w:pPr>
    <w:rPr>
      <w:rFonts w:ascii="CG Times" w:hAnsi="CG Times"/>
      <w:snapToGrid w:val="0"/>
    </w:rPr>
  </w:style>
  <w:style w:type="character" w:customStyle="1" w:styleId="CommentTextChar">
    <w:name w:val="Comment Text Char"/>
    <w:basedOn w:val="DefaultParagraphFont"/>
    <w:link w:val="CommentText"/>
    <w:uiPriority w:val="99"/>
    <w:rsid w:val="003D4A22"/>
    <w:rPr>
      <w:rFonts w:ascii="CG Times" w:eastAsia="Times New Roman" w:hAnsi="CG Times" w:cs="Times New Roman"/>
      <w:snapToGrid w:val="0"/>
      <w:kern w:val="0"/>
      <w14:ligatures w14:val="none"/>
    </w:rPr>
  </w:style>
  <w:style w:type="character" w:styleId="PlaceholderText">
    <w:name w:val="Placeholder Text"/>
    <w:basedOn w:val="DefaultParagraphFont"/>
    <w:uiPriority w:val="99"/>
    <w:semiHidden/>
    <w:rsid w:val="003D4A22"/>
    <w:rPr>
      <w:color w:val="808080"/>
    </w:rPr>
  </w:style>
  <w:style w:type="character" w:styleId="Hyperlink">
    <w:name w:val="Hyperlink"/>
    <w:basedOn w:val="DefaultParagraphFont"/>
    <w:uiPriority w:val="99"/>
    <w:unhideWhenUsed/>
    <w:rsid w:val="003D4A22"/>
    <w:rPr>
      <w:color w:val="0000FF"/>
      <w:u w:val="single"/>
    </w:rPr>
  </w:style>
  <w:style w:type="paragraph" w:styleId="BodyText">
    <w:name w:val="Body Text"/>
    <w:basedOn w:val="Normal"/>
    <w:link w:val="BodyTextChar"/>
    <w:autoRedefine/>
    <w:rsid w:val="003D4A22"/>
    <w:pPr>
      <w:widowControl w:val="0"/>
      <w:tabs>
        <w:tab w:val="left" w:pos="567"/>
        <w:tab w:val="left" w:pos="8640"/>
      </w:tabs>
      <w:jc w:val="both"/>
    </w:pPr>
    <w:rPr>
      <w:b/>
      <w:bCs/>
    </w:rPr>
  </w:style>
  <w:style w:type="character" w:customStyle="1" w:styleId="BodyTextChar">
    <w:name w:val="Body Text Char"/>
    <w:basedOn w:val="DefaultParagraphFont"/>
    <w:link w:val="BodyText"/>
    <w:rsid w:val="003D4A22"/>
    <w:rPr>
      <w:rFonts w:ascii="Times New Roman" w:eastAsia="Times New Roman" w:hAnsi="Times New Roman" w:cs="Times New Roman"/>
      <w:b/>
      <w:bCs/>
      <w:kern w:val="0"/>
      <w14:ligatures w14:val="none"/>
    </w:rPr>
  </w:style>
  <w:style w:type="paragraph" w:styleId="BodyTextIndent2">
    <w:name w:val="Body Text Indent 2"/>
    <w:basedOn w:val="Normal"/>
    <w:link w:val="BodyTextIndent2Char"/>
    <w:rsid w:val="003D4A22"/>
    <w:pPr>
      <w:ind w:firstLine="426"/>
      <w:jc w:val="both"/>
    </w:pPr>
  </w:style>
  <w:style w:type="character" w:customStyle="1" w:styleId="BodyTextIndent2Char">
    <w:name w:val="Body Text Indent 2 Char"/>
    <w:basedOn w:val="DefaultParagraphFont"/>
    <w:link w:val="BodyTextIndent2"/>
    <w:rsid w:val="003D4A22"/>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3D4A22"/>
    <w:rPr>
      <w:b/>
      <w:bCs/>
      <w:color w:val="0F4761" w:themeColor="accent1" w:themeShade="BF"/>
      <w:sz w:val="16"/>
      <w:szCs w:val="16"/>
    </w:rPr>
  </w:style>
  <w:style w:type="character" w:styleId="Strong">
    <w:name w:val="Strong"/>
    <w:uiPriority w:val="22"/>
    <w:qFormat/>
    <w:rsid w:val="003D4A22"/>
    <w:rPr>
      <w:b/>
      <w:bCs/>
    </w:rPr>
  </w:style>
  <w:style w:type="character" w:styleId="Emphasis">
    <w:name w:val="Emphasis"/>
    <w:uiPriority w:val="20"/>
    <w:qFormat/>
    <w:rsid w:val="003D4A22"/>
    <w:rPr>
      <w:caps/>
      <w:color w:val="0A2F40" w:themeColor="accent1" w:themeShade="7F"/>
      <w:spacing w:val="5"/>
    </w:rPr>
  </w:style>
  <w:style w:type="character" w:customStyle="1" w:styleId="NoSpacingChar">
    <w:name w:val="No Spacing Char"/>
    <w:aliases w:val="Standard Char"/>
    <w:basedOn w:val="DefaultParagraphFont"/>
    <w:link w:val="NoSpacing"/>
    <w:uiPriority w:val="1"/>
    <w:rsid w:val="003D4A22"/>
    <w:rPr>
      <w:rFonts w:ascii="Times New Roman" w:eastAsia="Times New Roman" w:hAnsi="Times New Roman" w:cs="Times New Roman"/>
      <w:kern w:val="0"/>
      <w14:ligatures w14:val="none"/>
    </w:rPr>
  </w:style>
  <w:style w:type="character" w:styleId="SubtleEmphasis">
    <w:name w:val="Subtle Emphasis"/>
    <w:uiPriority w:val="19"/>
    <w:qFormat/>
    <w:rsid w:val="003D4A22"/>
    <w:rPr>
      <w:i/>
      <w:iCs/>
      <w:color w:val="0A2F40" w:themeColor="accent1" w:themeShade="7F"/>
    </w:rPr>
  </w:style>
  <w:style w:type="character" w:styleId="SubtleReference">
    <w:name w:val="Subtle Reference"/>
    <w:uiPriority w:val="31"/>
    <w:qFormat/>
    <w:rsid w:val="003D4A22"/>
    <w:rPr>
      <w:b/>
      <w:bCs/>
      <w:color w:val="156082" w:themeColor="accent1"/>
    </w:rPr>
  </w:style>
  <w:style w:type="character" w:styleId="BookTitle">
    <w:name w:val="Book Title"/>
    <w:uiPriority w:val="33"/>
    <w:qFormat/>
    <w:rsid w:val="003D4A22"/>
    <w:rPr>
      <w:b/>
      <w:bCs/>
      <w:i/>
      <w:iCs/>
      <w:spacing w:val="9"/>
    </w:rPr>
  </w:style>
  <w:style w:type="paragraph" w:styleId="TOCHeading">
    <w:name w:val="TOC Heading"/>
    <w:basedOn w:val="Heading1"/>
    <w:next w:val="Normal"/>
    <w:uiPriority w:val="39"/>
    <w:semiHidden/>
    <w:unhideWhenUsed/>
    <w:qFormat/>
    <w:rsid w:val="003D4A22"/>
    <w:pPr>
      <w:outlineLvl w:val="9"/>
    </w:pPr>
  </w:style>
  <w:style w:type="paragraph" w:customStyle="1" w:styleId="EndNoteBibliographyTitle">
    <w:name w:val="EndNote Bibliography Title"/>
    <w:basedOn w:val="Normal"/>
    <w:link w:val="EndNoteBibliographyTitleChar"/>
    <w:rsid w:val="003D4A22"/>
    <w:pPr>
      <w:jc w:val="center"/>
    </w:pPr>
  </w:style>
  <w:style w:type="character" w:customStyle="1" w:styleId="EndNoteBibliographyTitleChar">
    <w:name w:val="EndNote Bibliography Title Char"/>
    <w:basedOn w:val="NoSpacingChar"/>
    <w:link w:val="EndNoteBibliographyTitle"/>
    <w:rsid w:val="003D4A22"/>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rsid w:val="003D4A22"/>
  </w:style>
  <w:style w:type="character" w:customStyle="1" w:styleId="EndNoteBibliographyChar">
    <w:name w:val="EndNote Bibliography Char"/>
    <w:basedOn w:val="NoSpacingChar"/>
    <w:link w:val="EndNoteBibliography"/>
    <w:rsid w:val="003D4A22"/>
    <w:rPr>
      <w:rFonts w:ascii="Times New Roman" w:eastAsia="Times New Roman" w:hAnsi="Times New Roman" w:cs="Times New Roman"/>
      <w:kern w:val="0"/>
      <w14:ligatures w14:val="none"/>
    </w:rPr>
  </w:style>
  <w:style w:type="paragraph" w:styleId="Revision">
    <w:name w:val="Revision"/>
    <w:hidden/>
    <w:uiPriority w:val="99"/>
    <w:semiHidden/>
    <w:rsid w:val="003D4A22"/>
    <w:pPr>
      <w:spacing w:after="0" w:line="240" w:lineRule="auto"/>
    </w:pPr>
    <w:rPr>
      <w:rFonts w:eastAsiaTheme="minorEastAsia"/>
      <w:kern w:val="0"/>
      <w:sz w:val="20"/>
      <w:szCs w:val="20"/>
      <w:lang w:val="fr-FR"/>
      <w14:ligatures w14:val="none"/>
    </w:rPr>
  </w:style>
  <w:style w:type="character" w:styleId="UnresolvedMention">
    <w:name w:val="Unresolved Mention"/>
    <w:basedOn w:val="DefaultParagraphFont"/>
    <w:uiPriority w:val="99"/>
    <w:semiHidden/>
    <w:unhideWhenUsed/>
    <w:rsid w:val="003D4A22"/>
    <w:rPr>
      <w:color w:val="605E5C"/>
      <w:shd w:val="clear" w:color="auto" w:fill="E1DFDD"/>
    </w:rPr>
  </w:style>
  <w:style w:type="character" w:customStyle="1" w:styleId="mord">
    <w:name w:val="mord"/>
    <w:basedOn w:val="DefaultParagraphFont"/>
    <w:rsid w:val="003D4A22"/>
  </w:style>
  <w:style w:type="character" w:customStyle="1" w:styleId="mopen">
    <w:name w:val="mopen"/>
    <w:basedOn w:val="DefaultParagraphFont"/>
    <w:rsid w:val="003D4A22"/>
  </w:style>
  <w:style w:type="character" w:customStyle="1" w:styleId="mclose">
    <w:name w:val="mclose"/>
    <w:basedOn w:val="DefaultParagraphFont"/>
    <w:rsid w:val="003D4A22"/>
  </w:style>
  <w:style w:type="character" w:customStyle="1" w:styleId="mrel">
    <w:name w:val="mrel"/>
    <w:basedOn w:val="DefaultParagraphFont"/>
    <w:rsid w:val="003D4A22"/>
  </w:style>
  <w:style w:type="character" w:customStyle="1" w:styleId="delimsizing">
    <w:name w:val="delimsizing"/>
    <w:basedOn w:val="DefaultParagraphFont"/>
    <w:rsid w:val="003D4A22"/>
  </w:style>
  <w:style w:type="character" w:customStyle="1" w:styleId="mbin">
    <w:name w:val="mbin"/>
    <w:basedOn w:val="DefaultParagraphFont"/>
    <w:rsid w:val="003D4A22"/>
  </w:style>
  <w:style w:type="character" w:customStyle="1" w:styleId="vlist-s">
    <w:name w:val="vlist-s"/>
    <w:basedOn w:val="DefaultParagraphFont"/>
    <w:rsid w:val="003D4A22"/>
  </w:style>
  <w:style w:type="character" w:styleId="LineNumber">
    <w:name w:val="line number"/>
    <w:basedOn w:val="DefaultParagraphFont"/>
    <w:uiPriority w:val="99"/>
    <w:semiHidden/>
    <w:unhideWhenUsed/>
    <w:rsid w:val="00571C56"/>
  </w:style>
  <w:style w:type="paragraph" w:styleId="CommentSubject">
    <w:name w:val="annotation subject"/>
    <w:basedOn w:val="CommentText"/>
    <w:next w:val="CommentText"/>
    <w:link w:val="CommentSubjectChar"/>
    <w:uiPriority w:val="99"/>
    <w:semiHidden/>
    <w:unhideWhenUsed/>
    <w:rsid w:val="00B255AC"/>
    <w:pPr>
      <w:widowControl/>
    </w:pPr>
    <w:rPr>
      <w:rFonts w:ascii="Times New Roman" w:hAnsi="Times New Roman"/>
      <w:b/>
      <w:bCs/>
      <w:snapToGrid/>
      <w:sz w:val="20"/>
      <w:szCs w:val="20"/>
    </w:rPr>
  </w:style>
  <w:style w:type="character" w:customStyle="1" w:styleId="CommentSubjectChar">
    <w:name w:val="Comment Subject Char"/>
    <w:basedOn w:val="CommentTextChar"/>
    <w:link w:val="CommentSubject"/>
    <w:uiPriority w:val="99"/>
    <w:semiHidden/>
    <w:rsid w:val="00B255AC"/>
    <w:rPr>
      <w:rFonts w:ascii="Times New Roman" w:eastAsia="Times New Roman" w:hAnsi="Times New Roman" w:cs="Times New Roman"/>
      <w:b/>
      <w:bCs/>
      <w:snapToGrid/>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plain-user.com" TargetMode="External"/><Relationship Id="rId18" Type="http://schemas.openxmlformats.org/officeDocument/2006/relationships/chart" Target="charts/chart1.xml"/><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svg"/><Relationship Id="rId34" Type="http://schemas.openxmlformats.org/officeDocument/2006/relationships/hyperlink" Target="https://explain-user.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0.svg"/><Relationship Id="rId32" Type="http://schemas.openxmlformats.org/officeDocument/2006/relationships/image" Target="media/image18.png"/><Relationship Id="rId37" Type="http://schemas.openxmlformats.org/officeDocument/2006/relationships/image" Target="media/image22.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sv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10" Type="http://schemas.microsoft.com/office/2016/09/relationships/commentsIds" Target="commentsIds.xml"/><Relationship Id="rId19" Type="http://schemas.openxmlformats.org/officeDocument/2006/relationships/image" Target="media/image5.png"/><Relationship Id="rId31" Type="http://schemas.openxmlformats.org/officeDocument/2006/relationships/image" Target="media/image17.sv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explain-user.com" TargetMode="External"/><Relationship Id="rId17" Type="http://schemas.openxmlformats.org/officeDocument/2006/relationships/image" Target="media/image4.sv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Users/timothyantonius/Library/Mobile%20Documents/com~apple~CloudDocs/explain/explain-papers/LeftHeartElastanc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5317425599577829E-2"/>
          <c:y val="0.15456850163578553"/>
          <c:w val="0.87051583829799051"/>
          <c:h val="0.69155560360446922"/>
        </c:manualLayout>
      </c:layout>
      <c:lineChart>
        <c:grouping val="standard"/>
        <c:varyColors val="0"/>
        <c:ser>
          <c:idx val="4"/>
          <c:order val="0"/>
          <c:tx>
            <c:strRef>
              <c:f>'Sheet 1 - time_vs_LAEL_LVEL_ (1'!$C$1</c:f>
              <c:strCache>
                <c:ptCount val="1"/>
                <c:pt idx="0">
                  <c:v>ventricle</c:v>
                </c:pt>
              </c:strCache>
            </c:strRef>
          </c:tx>
          <c:spPr>
            <a:ln w="12700">
              <a:solidFill>
                <a:schemeClr val="tx1"/>
              </a:solidFill>
              <a:prstDash val="solid"/>
            </a:ln>
          </c:spPr>
          <c:marker>
            <c:symbol val="none"/>
          </c:marker>
          <c:cat>
            <c:numRef>
              <c:f>'Sheet 1 - time_vs_LAEL_LVEL_ (1'!$A$2:$A$401</c:f>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f>'Sheet 1 - time_vs_LAEL_LVEL_ (1'!$C$2:$C$401</c:f>
              <c:numCache>
                <c:formatCode>0.00000</c:formatCode>
                <c:ptCount val="400"/>
                <c:pt idx="0">
                  <c:v>22.311913417442302</c:v>
                </c:pt>
                <c:pt idx="1">
                  <c:v>21.148935136707099</c:v>
                </c:pt>
                <c:pt idx="2">
                  <c:v>19.817096535882001</c:v>
                </c:pt>
                <c:pt idx="3">
                  <c:v>18.319285431600601</c:v>
                </c:pt>
                <c:pt idx="4">
                  <c:v>16.6547307293147</c:v>
                </c:pt>
                <c:pt idx="5">
                  <c:v>14.828109114336099</c:v>
                </c:pt>
                <c:pt idx="6">
                  <c:v>12.846041418612201</c:v>
                </c:pt>
                <c:pt idx="7">
                  <c:v>10.7092853682972</c:v>
                </c:pt>
                <c:pt idx="8">
                  <c:v>8.4262102173001701</c:v>
                </c:pt>
                <c:pt idx="9">
                  <c:v>6.0071778154366902</c:v>
                </c:pt>
                <c:pt idx="10">
                  <c:v>3.4542384649693401</c:v>
                </c:pt>
                <c:pt idx="11">
                  <c:v>0.77938059890341205</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8.7135265065550003E-3</c:v>
                </c:pt>
                <c:pt idx="64">
                  <c:v>0.106617858705611</c:v>
                </c:pt>
                <c:pt idx="65">
                  <c:v>0.31256465511582299</c:v>
                </c:pt>
                <c:pt idx="66">
                  <c:v>0.62492015546177704</c:v>
                </c:pt>
                <c:pt idx="67">
                  <c:v>1.0413510274369</c:v>
                </c:pt>
                <c:pt idx="68">
                  <c:v>1.5586210271702501</c:v>
                </c:pt>
                <c:pt idx="69">
                  <c:v>2.1725667127643198</c:v>
                </c:pt>
                <c:pt idx="70">
                  <c:v>2.8787005946386102</c:v>
                </c:pt>
                <c:pt idx="71">
                  <c:v>3.6714014437666198</c:v>
                </c:pt>
                <c:pt idx="72">
                  <c:v>4.5441714379992497</c:v>
                </c:pt>
                <c:pt idx="73">
                  <c:v>5.4906542580559599</c:v>
                </c:pt>
                <c:pt idx="74">
                  <c:v>6.5031047109286604</c:v>
                </c:pt>
                <c:pt idx="75">
                  <c:v>7.5730219838612003</c:v>
                </c:pt>
                <c:pt idx="76">
                  <c:v>8.6925311529981695</c:v>
                </c:pt>
                <c:pt idx="77">
                  <c:v>9.85215470572588</c:v>
                </c:pt>
                <c:pt idx="78">
                  <c:v>11.041812317940201</c:v>
                </c:pt>
                <c:pt idx="79">
                  <c:v>12.2525684953919</c:v>
                </c:pt>
                <c:pt idx="80">
                  <c:v>13.4736884062106</c:v>
                </c:pt>
                <c:pt idx="81">
                  <c:v>14.6940325995902</c:v>
                </c:pt>
                <c:pt idx="82">
                  <c:v>15.9041067750222</c:v>
                </c:pt>
                <c:pt idx="83">
                  <c:v>17.0924739154243</c:v>
                </c:pt>
                <c:pt idx="84">
                  <c:v>18.247535757068299</c:v>
                </c:pt>
                <c:pt idx="85">
                  <c:v>19.3597470365521</c:v>
                </c:pt>
                <c:pt idx="86">
                  <c:v>20.417584864441899</c:v>
                </c:pt>
                <c:pt idx="87">
                  <c:v>21.409653088817599</c:v>
                </c:pt>
                <c:pt idx="88">
                  <c:v>22.326828160252099</c:v>
                </c:pt>
                <c:pt idx="89">
                  <c:v>23.158158466779</c:v>
                </c:pt>
                <c:pt idx="90">
                  <c:v>23.893149666682699</c:v>
                </c:pt>
                <c:pt idx="91">
                  <c:v>24.5234963038153</c:v>
                </c:pt>
                <c:pt idx="92">
                  <c:v>25.0394942565656</c:v>
                </c:pt>
                <c:pt idx="93">
                  <c:v>25.432266669487401</c:v>
                </c:pt>
                <c:pt idx="94">
                  <c:v>25.694605374566599</c:v>
                </c:pt>
                <c:pt idx="95">
                  <c:v>25.818727774286501</c:v>
                </c:pt>
                <c:pt idx="96">
                  <c:v>25.7980743388012</c:v>
                </c:pt>
                <c:pt idx="97">
                  <c:v>25.626675328088901</c:v>
                </c:pt>
                <c:pt idx="98">
                  <c:v>25.299312945250101</c:v>
                </c:pt>
                <c:pt idx="99">
                  <c:v>24.812387080028699</c:v>
                </c:pt>
                <c:pt idx="100">
                  <c:v>24.1611752949056</c:v>
                </c:pt>
                <c:pt idx="101">
                  <c:v>23.343599343811501</c:v>
                </c:pt>
                <c:pt idx="102">
                  <c:v>22.359560108169301</c:v>
                </c:pt>
                <c:pt idx="103">
                  <c:v>21.205477859589902</c:v>
                </c:pt>
                <c:pt idx="104">
                  <c:v>19.8828809508354</c:v>
                </c:pt>
                <c:pt idx="105">
                  <c:v>18.395576357741799</c:v>
                </c:pt>
                <c:pt idx="106">
                  <c:v>16.7409275644237</c:v>
                </c:pt>
                <c:pt idx="107">
                  <c:v>14.924396564448299</c:v>
                </c:pt>
                <c:pt idx="108">
                  <c:v>12.9539308495791</c:v>
                </c:pt>
                <c:pt idx="109">
                  <c:v>10.8275729944364</c:v>
                </c:pt>
                <c:pt idx="110">
                  <c:v>8.5548757222231693</c:v>
                </c:pt>
                <c:pt idx="111">
                  <c:v>6.1479544641095698</c:v>
                </c:pt>
                <c:pt idx="112">
                  <c:v>3.6052539860939401</c:v>
                </c:pt>
                <c:pt idx="113">
                  <c:v>0.94037303603570199</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5.4275173799641203E-2</c:v>
                </c:pt>
                <c:pt idx="167">
                  <c:v>0.21668547660581799</c:v>
                </c:pt>
                <c:pt idx="168">
                  <c:v>0.48593484473364901</c:v>
                </c:pt>
                <c:pt idx="169">
                  <c:v>0.86002444801072997</c:v>
                </c:pt>
                <c:pt idx="170">
                  <c:v>1.3360580355370399</c:v>
                </c:pt>
                <c:pt idx="171">
                  <c:v>1.9101843492547499</c:v>
                </c:pt>
                <c:pt idx="172">
                  <c:v>2.5782765406741701</c:v>
                </c:pt>
                <c:pt idx="173">
                  <c:v>3.3350222926450601</c:v>
                </c:pt>
                <c:pt idx="174">
                  <c:v>4.1741837137968103</c:v>
                </c:pt>
                <c:pt idx="175">
                  <c:v>5.08979487526888</c:v>
                </c:pt>
                <c:pt idx="176">
                  <c:v>6.0743589430341798</c:v>
                </c:pt>
                <c:pt idx="177">
                  <c:v>7.1195790226572697</c:v>
                </c:pt>
                <c:pt idx="178">
                  <c:v>8.2179610121739604</c:v>
                </c:pt>
                <c:pt idx="179">
                  <c:v>9.3602078935503403</c:v>
                </c:pt>
                <c:pt idx="180">
                  <c:v>10.5363882482735</c:v>
                </c:pt>
                <c:pt idx="181">
                  <c:v>11.7378904185714</c:v>
                </c:pt>
                <c:pt idx="182">
                  <c:v>12.954092790149399</c:v>
                </c:pt>
                <c:pt idx="183">
                  <c:v>14.173953227481499</c:v>
                </c:pt>
                <c:pt idx="184">
                  <c:v>15.3881971660121</c:v>
                </c:pt>
                <c:pt idx="185">
                  <c:v>16.585438618459499</c:v>
                </c:pt>
                <c:pt idx="186">
                  <c:v>17.754124950188501</c:v>
                </c:pt>
                <c:pt idx="187">
                  <c:v>18.884793823894899</c:v>
                </c:pt>
                <c:pt idx="188">
                  <c:v>19.965914801922199</c:v>
                </c:pt>
                <c:pt idx="189">
                  <c:v>20.986077487378299</c:v>
                </c:pt>
                <c:pt idx="190">
                  <c:v>21.936097456698899</c:v>
                </c:pt>
                <c:pt idx="191">
                  <c:v>22.8049541732729</c:v>
                </c:pt>
                <c:pt idx="192">
                  <c:v>23.5820596836706</c:v>
                </c:pt>
                <c:pt idx="193">
                  <c:v>24.258930869084701</c:v>
                </c:pt>
                <c:pt idx="194">
                  <c:v>24.825720356228601</c:v>
                </c:pt>
                <c:pt idx="195">
                  <c:v>25.2733460092394</c:v>
                </c:pt>
                <c:pt idx="196">
                  <c:v>25.594370684626899</c:v>
                </c:pt>
                <c:pt idx="197">
                  <c:v>25.780768909590901</c:v>
                </c:pt>
                <c:pt idx="198">
                  <c:v>25.8256197316162</c:v>
                </c:pt>
                <c:pt idx="199">
                  <c:v>25.722776715021201</c:v>
                </c:pt>
                <c:pt idx="200">
                  <c:v>25.466641772740498</c:v>
                </c:pt>
                <c:pt idx="201">
                  <c:v>25.053043277664301</c:v>
                </c:pt>
                <c:pt idx="202">
                  <c:v>24.4772709448123</c:v>
                </c:pt>
                <c:pt idx="203">
                  <c:v>23.736680472882</c:v>
                </c:pt>
                <c:pt idx="204">
                  <c:v>22.830330472595801</c:v>
                </c:pt>
                <c:pt idx="205">
                  <c:v>21.7550055422296</c:v>
                </c:pt>
                <c:pt idx="206">
                  <c:v>20.511425592263102</c:v>
                </c:pt>
                <c:pt idx="207">
                  <c:v>19.102222684926399</c:v>
                </c:pt>
                <c:pt idx="208">
                  <c:v>17.5256551039474</c:v>
                </c:pt>
                <c:pt idx="209">
                  <c:v>15.786073696948799</c:v>
                </c:pt>
                <c:pt idx="210">
                  <c:v>13.889864073781601</c:v>
                </c:pt>
                <c:pt idx="211">
                  <c:v>11.836668145724101</c:v>
                </c:pt>
                <c:pt idx="212">
                  <c:v>9.6345688823285105</c:v>
                </c:pt>
                <c:pt idx="213">
                  <c:v>7.2937028087453797</c:v>
                </c:pt>
                <c:pt idx="214">
                  <c:v>4.8149530844049702</c:v>
                </c:pt>
                <c:pt idx="215">
                  <c:v>2.2100544180841002</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2.1676221788209699E-3</c:v>
                </c:pt>
                <c:pt idx="269">
                  <c:v>7.7964897332332597E-2</c:v>
                </c:pt>
                <c:pt idx="270">
                  <c:v>0.26146742099848302</c:v>
                </c:pt>
                <c:pt idx="271">
                  <c:v>0.551286110440805</c:v>
                </c:pt>
                <c:pt idx="272">
                  <c:v>0.94519940286752002</c:v>
                </c:pt>
                <c:pt idx="273">
                  <c:v>1.44012254554217</c:v>
                </c:pt>
                <c:pt idx="274">
                  <c:v>2.0323541998193901</c:v>
                </c:pt>
                <c:pt idx="275">
                  <c:v>2.7172833158420699</c:v>
                </c:pt>
                <c:pt idx="276">
                  <c:v>3.4894960616122601</c:v>
                </c:pt>
                <c:pt idx="277">
                  <c:v>4.3431725319324102</c:v>
                </c:pt>
                <c:pt idx="278">
                  <c:v>5.2715438090107298</c:v>
                </c:pt>
                <c:pt idx="279">
                  <c:v>6.2671824971417998</c:v>
                </c:pt>
                <c:pt idx="280">
                  <c:v>7.32238523768231</c:v>
                </c:pt>
                <c:pt idx="281">
                  <c:v>8.4286047878320307</c:v>
                </c:pt>
                <c:pt idx="282">
                  <c:v>9.5768019159347695</c:v>
                </c:pt>
                <c:pt idx="283">
                  <c:v>10.7577559413436</c:v>
                </c:pt>
                <c:pt idx="284">
                  <c:v>11.961604178218399</c:v>
                </c:pt>
                <c:pt idx="285">
                  <c:v>13.1781701545925</c:v>
                </c:pt>
                <c:pt idx="286">
                  <c:v>14.397193117625401</c:v>
                </c:pt>
                <c:pt idx="287">
                  <c:v>15.6080188107676</c:v>
                </c:pt>
                <c:pt idx="288">
                  <c:v>16.7998590187198</c:v>
                </c:pt>
                <c:pt idx="289">
                  <c:v>17.961981275848</c:v>
                </c:pt>
                <c:pt idx="290">
                  <c:v>19.083498569571201</c:v>
                </c:pt>
                <c:pt idx="291">
                  <c:v>20.153572310043501</c:v>
                </c:pt>
                <c:pt idx="292">
                  <c:v>21.161614281387699</c:v>
                </c:pt>
                <c:pt idx="293">
                  <c:v>22.097080209711802</c:v>
                </c:pt>
                <c:pt idx="294">
                  <c:v>22.9496633347736</c:v>
                </c:pt>
                <c:pt idx="295">
                  <c:v>23.709532774189601</c:v>
                </c:pt>
                <c:pt idx="296">
                  <c:v>24.367062476025701</c:v>
                </c:pt>
                <c:pt idx="297">
                  <c:v>24.913066830954399</c:v>
                </c:pt>
                <c:pt idx="298">
                  <c:v>25.339025808418299</c:v>
                </c:pt>
                <c:pt idx="299">
                  <c:v>25.636793402438698</c:v>
                </c:pt>
                <c:pt idx="300">
                  <c:v>25.798880702567001</c:v>
                </c:pt>
                <c:pt idx="301">
                  <c:v>25.818530270475101</c:v>
                </c:pt>
                <c:pt idx="302">
                  <c:v>25.689605320066701</c:v>
                </c:pt>
                <c:pt idx="303">
                  <c:v>25.4068468856638</c:v>
                </c:pt>
                <c:pt idx="304">
                  <c:v>24.965587524750202</c:v>
                </c:pt>
                <c:pt idx="305">
                  <c:v>24.362170839897299</c:v>
                </c:pt>
                <c:pt idx="306">
                  <c:v>23.5940260198274</c:v>
                </c:pt>
                <c:pt idx="307">
                  <c:v>22.658773238542299</c:v>
                </c:pt>
                <c:pt idx="308">
                  <c:v>21.555620492799701</c:v>
                </c:pt>
                <c:pt idx="309">
                  <c:v>20.285039818448201</c:v>
                </c:pt>
                <c:pt idx="310">
                  <c:v>18.8470051854957</c:v>
                </c:pt>
                <c:pt idx="311">
                  <c:v>17.243860736107301</c:v>
                </c:pt>
                <c:pt idx="312">
                  <c:v>15.4793486643302</c:v>
                </c:pt>
                <c:pt idx="313">
                  <c:v>13.555734602597999</c:v>
                </c:pt>
                <c:pt idx="314">
                  <c:v>11.4786384238233</c:v>
                </c:pt>
                <c:pt idx="315">
                  <c:v>9.25515268710312</c:v>
                </c:pt>
                <c:pt idx="316">
                  <c:v>6.8896554613322403</c:v>
                </c:pt>
                <c:pt idx="317">
                  <c:v>4.3910342113263798</c:v>
                </c:pt>
                <c:pt idx="318">
                  <c:v>1.76965052113497</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4.8720880714878002E-3</c:v>
                </c:pt>
                <c:pt idx="372">
                  <c:v>9.1389581411088897E-2</c:v>
                </c:pt>
                <c:pt idx="373">
                  <c:v>0.28541114564708298</c:v>
                </c:pt>
                <c:pt idx="374">
                  <c:v>0.58545560444437506</c:v>
                </c:pt>
                <c:pt idx="375">
                  <c:v>0.98919082627789801</c:v>
                </c:pt>
                <c:pt idx="376">
                  <c:v>1.4935815284415901</c:v>
                </c:pt>
                <c:pt idx="377">
                  <c:v>2.0947302011399098</c:v>
                </c:pt>
                <c:pt idx="378">
                  <c:v>2.78792945875065</c:v>
                </c:pt>
                <c:pt idx="379">
                  <c:v>3.5679393338700498</c:v>
                </c:pt>
                <c:pt idx="380">
                  <c:v>4.4286354820001499</c:v>
                </c:pt>
                <c:pt idx="381">
                  <c:v>5.3632156365974204</c:v>
                </c:pt>
                <c:pt idx="382">
                  <c:v>6.3644372764014703</c:v>
                </c:pt>
                <c:pt idx="383">
                  <c:v>7.4242951942042099</c:v>
                </c:pt>
                <c:pt idx="384">
                  <c:v>8.5342729317264396</c:v>
                </c:pt>
                <c:pt idx="385">
                  <c:v>9.6854424419568304</c:v>
                </c:pt>
                <c:pt idx="386">
                  <c:v>10.868362158478</c:v>
                </c:pt>
                <c:pt idx="387">
                  <c:v>12.0732493157152</c:v>
                </c:pt>
                <c:pt idx="388">
                  <c:v>13.2899444579198</c:v>
                </c:pt>
                <c:pt idx="389">
                  <c:v>14.5080724999873</c:v>
                </c:pt>
                <c:pt idx="390">
                  <c:v>15.7170808084079</c:v>
                </c:pt>
                <c:pt idx="391">
                  <c:v>16.906148745367702</c:v>
                </c:pt>
                <c:pt idx="392">
                  <c:v>18.064504158332799</c:v>
                </c:pt>
                <c:pt idx="393">
                  <c:v>19.181360309237199</c:v>
                </c:pt>
                <c:pt idx="394">
                  <c:v>20.245870239320499</c:v>
                </c:pt>
                <c:pt idx="395">
                  <c:v>21.2474212159456</c:v>
                </c:pt>
                <c:pt idx="396">
                  <c:v>22.175556835602201</c:v>
                </c:pt>
                <c:pt idx="397">
                  <c:v>23.020045996820102</c:v>
                </c:pt>
                <c:pt idx="398">
                  <c:v>23.770999102244001</c:v>
                </c:pt>
                <c:pt idx="399">
                  <c:v>24.4188732926002</c:v>
                </c:pt>
              </c:numCache>
            </c:numRef>
          </c:val>
          <c:smooth val="1"/>
          <c:extLst>
            <c:ext xmlns:c16="http://schemas.microsoft.com/office/drawing/2014/chart" uri="{C3380CC4-5D6E-409C-BE32-E72D297353CC}">
              <c16:uniqueId val="{00000000-9DA6-E34D-9F5B-AE7A4AB721A6}"/>
            </c:ext>
          </c:extLst>
        </c:ser>
        <c:ser>
          <c:idx val="2"/>
          <c:order val="1"/>
          <c:tx>
            <c:strRef>
              <c:f>'Sheet 1 - time_vs_LAEL_LVEL_ (1'!$B$1</c:f>
              <c:strCache>
                <c:ptCount val="1"/>
                <c:pt idx="0">
                  <c:v>atrium</c:v>
                </c:pt>
              </c:strCache>
            </c:strRef>
          </c:tx>
          <c:spPr>
            <a:ln w="12700">
              <a:solidFill>
                <a:schemeClr val="tx1"/>
              </a:solidFill>
              <a:prstDash val="sysDash"/>
            </a:ln>
          </c:spPr>
          <c:marker>
            <c:symbol val="none"/>
          </c:marker>
          <c:cat>
            <c:numRef>
              <c:f>'Sheet 1 - time_vs_LAEL_LVEL_ (1'!$A$2:$A$401</c:f>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f>'Sheet 1 - time_vs_LAEL_LVEL_ (1'!$B$2:$B$401</c:f>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1"/>
          <c:extLst>
            <c:ext xmlns:c16="http://schemas.microsoft.com/office/drawing/2014/chart" uri="{C3380CC4-5D6E-409C-BE32-E72D297353CC}">
              <c16:uniqueId val="{00000001-9DA6-E34D-9F5B-AE7A4AB721A6}"/>
            </c:ext>
          </c:extLst>
        </c:ser>
        <c:dLbls>
          <c:showLegendKey val="0"/>
          <c:showVal val="0"/>
          <c:showCatName val="0"/>
          <c:showSerName val="0"/>
          <c:showPercent val="0"/>
          <c:showBubbleSize val="0"/>
        </c:dLbls>
        <c:smooth val="0"/>
        <c:axId val="321161487"/>
        <c:axId val="903142032"/>
        <c:extLst>
          <c:ext xmlns:c15="http://schemas.microsoft.com/office/drawing/2012/chart" uri="{02D57815-91ED-43cb-92C2-25804820EDAC}">
            <c15:filteredLineSeries>
              <c15:ser>
                <c:idx val="3"/>
                <c:order val="2"/>
                <c:tx>
                  <c:strRef>
                    <c:extLst>
                      <c:ext uri="{02D57815-91ED-43cb-92C2-25804820EDAC}">
                        <c15:formulaRef>
                          <c15:sqref>'Sheet 1 - time_vs_LAEL_LVEL_ (1'!$B$1</c15:sqref>
                        </c15:formulaRef>
                      </c:ext>
                    </c:extLst>
                    <c:strCache>
                      <c:ptCount val="1"/>
                      <c:pt idx="0">
                        <c:v>atrium</c:v>
                      </c:pt>
                    </c:strCache>
                  </c:strRef>
                </c:tx>
                <c:spPr>
                  <a:ln w="28575" cap="rnd">
                    <a:solidFill>
                      <a:schemeClr val="accent1"/>
                    </a:solidFill>
                    <a:round/>
                  </a:ln>
                  <a:effectLst/>
                </c:spPr>
                <c:marker>
                  <c:symbol val="none"/>
                </c:marker>
                <c:cat>
                  <c:numRef>
                    <c:extLst>
                      <c:ext uri="{02D57815-91ED-43cb-92C2-25804820EDAC}">
                        <c15:formulaRef>
                          <c15:sqref>'Sheet 1 - time_vs_LAEL_LVEL_ (1'!$A$2:$A$401</c15:sqref>
                        </c15:formulaRef>
                      </c:ext>
                    </c:extLst>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extLst>
                      <c:ext uri="{02D57815-91ED-43cb-92C2-25804820EDAC}">
                        <c15:formulaRef>
                          <c15:sqref>'Sheet 1 - time_vs_LAEL_LVEL_ (1'!$B$2:$B$401</c15:sqref>
                        </c15:formulaRef>
                      </c:ext>
                    </c:extLst>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0"/>
                <c:extLst>
                  <c:ext xmlns:c16="http://schemas.microsoft.com/office/drawing/2014/chart" uri="{C3380CC4-5D6E-409C-BE32-E72D297353CC}">
                    <c16:uniqueId val="{00000002-9DA6-E34D-9F5B-AE7A4AB721A6}"/>
                  </c:ext>
                </c:extLst>
              </c15:ser>
            </c15:filteredLineSeries>
            <c15:filteredLineSeries>
              <c15:ser>
                <c:idx val="1"/>
                <c:order val="3"/>
                <c:tx>
                  <c:strRef>
                    <c:extLst xmlns:c15="http://schemas.microsoft.com/office/drawing/2012/chart">
                      <c:ext xmlns:c15="http://schemas.microsoft.com/office/drawing/2012/chart" uri="{02D57815-91ED-43cb-92C2-25804820EDAC}">
                        <c15:formulaRef>
                          <c15:sqref>'Sheet 1 - time_vs_LAEL_LVEL_ (1'!$B$1</c15:sqref>
                        </c15:formulaRef>
                      </c:ext>
                    </c:extLst>
                    <c:strCache>
                      <c:ptCount val="1"/>
                      <c:pt idx="0">
                        <c:v>atrium</c:v>
                      </c:pt>
                    </c:strCache>
                  </c:strRef>
                </c:tx>
                <c:marker>
                  <c:symbol val="none"/>
                </c:marker>
                <c:cat>
                  <c:numRef>
                    <c:extLst xmlns:c15="http://schemas.microsoft.com/office/drawing/2012/chart">
                      <c:ext xmlns:c15="http://schemas.microsoft.com/office/drawing/2012/chart" uri="{02D57815-91ED-43cb-92C2-25804820EDAC}">
                        <c15:formulaRef>
                          <c15:sqref>'Sheet 1 - time_vs_LAEL_LVEL_ (1'!$A$2:$A$401</c15:sqref>
                        </c15:formulaRef>
                      </c:ext>
                    </c:extLst>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extLst xmlns:c15="http://schemas.microsoft.com/office/drawing/2012/chart">
                      <c:ext xmlns:c15="http://schemas.microsoft.com/office/drawing/2012/chart" uri="{02D57815-91ED-43cb-92C2-25804820EDAC}">
                        <c15:formulaRef>
                          <c15:sqref>'Sheet 1 - time_vs_LAEL_LVEL_ (1'!$B$2:$B$401</c15:sqref>
                        </c15:formulaRef>
                      </c:ext>
                    </c:extLst>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0"/>
                <c:extLst xmlns:c15="http://schemas.microsoft.com/office/drawing/2012/chart">
                  <c:ext xmlns:c16="http://schemas.microsoft.com/office/drawing/2014/chart" uri="{C3380CC4-5D6E-409C-BE32-E72D297353CC}">
                    <c16:uniqueId val="{00000003-9DA6-E34D-9F5B-AE7A4AB721A6}"/>
                  </c:ext>
                </c:extLst>
              </c15:ser>
            </c15:filteredLineSeries>
          </c:ext>
        </c:extLst>
      </c:lineChart>
      <c:catAx>
        <c:axId val="321161487"/>
        <c:scaling>
          <c:orientation val="minMax"/>
        </c:scaling>
        <c:delete val="0"/>
        <c:axPos val="b"/>
        <c:majorGridlines>
          <c:spPr>
            <a:ln w="9525" cap="flat" cmpd="sng" algn="ctr">
              <a:solidFill>
                <a:schemeClr val="tx1">
                  <a:lumMod val="15000"/>
                  <a:lumOff val="85000"/>
                </a:schemeClr>
              </a:solidFill>
              <a:round/>
            </a:ln>
            <a:effectLst/>
          </c:spPr>
        </c:majorGridlines>
        <c:title>
          <c:tx>
            <c:rich>
              <a:bodyPr/>
              <a:lstStyle/>
              <a:p>
                <a:pPr>
                  <a:defRPr sz="800" b="0">
                    <a:solidFill>
                      <a:schemeClr val="tx1"/>
                    </a:solidFill>
                  </a:defRPr>
                </a:pPr>
                <a:r>
                  <a:rPr lang="nl-NL" sz="800" b="0">
                    <a:solidFill>
                      <a:schemeClr val="tx1"/>
                    </a:solidFill>
                  </a:rPr>
                  <a:t>time (in seconds)</a:t>
                </a:r>
              </a:p>
            </c:rich>
          </c:tx>
          <c:layout>
            <c:manualLayout>
              <c:xMode val="edge"/>
              <c:yMode val="edge"/>
              <c:x val="0.45820973767167994"/>
              <c:y val="0.93567930165572932"/>
            </c:manualLayout>
          </c:layout>
          <c:overlay val="0"/>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NL"/>
          </a:p>
        </c:txPr>
        <c:crossAx val="903142032"/>
        <c:crosses val="autoZero"/>
        <c:auto val="1"/>
        <c:lblAlgn val="ctr"/>
        <c:lblOffset val="100"/>
        <c:tickLblSkip val="100"/>
        <c:tickMarkSkip val="100"/>
        <c:noMultiLvlLbl val="0"/>
      </c:catAx>
      <c:valAx>
        <c:axId val="903142032"/>
        <c:scaling>
          <c:orientation val="minMax"/>
          <c:max val="3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solidFill>
                    <a:latin typeface="+mn-lt"/>
                    <a:ea typeface="+mn-ea"/>
                    <a:cs typeface="+mn-cs"/>
                  </a:defRPr>
                </a:pPr>
                <a:r>
                  <a:rPr lang="en-GB" sz="800" b="0">
                    <a:solidFill>
                      <a:schemeClr val="tx1"/>
                    </a:solidFill>
                  </a:rPr>
                  <a:t>mmHg / ml</a:t>
                </a:r>
              </a:p>
            </c:rich>
          </c:tx>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NL"/>
          </a:p>
        </c:txPr>
        <c:crossAx val="321161487"/>
        <c:crosses val="autoZero"/>
        <c:crossBetween val="between"/>
        <c:majorUnit val="5"/>
        <c:minorUnit val="1"/>
      </c:valAx>
    </c:plotArea>
    <c:legend>
      <c:legendPos val="t"/>
      <c:layout>
        <c:manualLayout>
          <c:xMode val="edge"/>
          <c:yMode val="edge"/>
          <c:x val="0.33394124345567916"/>
          <c:y val="3.5596236969234682E-2"/>
          <c:w val="0.33211733949922928"/>
          <c:h val="8.686963328668583E-2"/>
        </c:manualLayout>
      </c:layout>
      <c:overlay val="0"/>
      <c:txPr>
        <a:bodyPr/>
        <a:lstStyle/>
        <a:p>
          <a:pPr>
            <a:defRPr sz="800"/>
          </a:pPr>
          <a:endParaRPr lang="en-NL"/>
        </a:p>
      </c:txPr>
    </c:legend>
    <c:plotVisOnly val="1"/>
    <c:dispBlanksAs val="gap"/>
    <c:showDLblsOverMax val="0"/>
    <c:extLst/>
  </c:chart>
  <c:spPr>
    <a:ln>
      <a:noFill/>
    </a:ln>
  </c:spPr>
  <c:txPr>
    <a:bodyPr/>
    <a:lstStyle/>
    <a:p>
      <a:pPr>
        <a:defRPr/>
      </a:pPr>
      <a:endParaRPr lang="en-NL"/>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4D462-C687-B041-A46F-EB34B7567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7366</Words>
  <Characters>41989</Characters>
  <Application>Microsoft Office Word</Application>
  <DocSecurity>0</DocSecurity>
  <Lines>349</Lines>
  <Paragraphs>98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Antonius, Tim</dc:creator>
  <cp:keywords/>
  <dc:description/>
  <cp:lastModifiedBy>Antonius, Tim</cp:lastModifiedBy>
  <cp:revision>3</cp:revision>
  <dcterms:created xsi:type="dcterms:W3CDTF">2026-01-27T07:27:00Z</dcterms:created>
  <dcterms:modified xsi:type="dcterms:W3CDTF">2026-01-27T18:18:00Z</dcterms:modified>
</cp:coreProperties>
</file>